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9A0CD0" w14:textId="4F7D6A71" w:rsidR="00EB2FDE" w:rsidRDefault="00EB2FDE" w:rsidP="00EB2FDE">
      <w:pPr>
        <w:rPr>
          <w:lang w:val="en-US"/>
        </w:rPr>
      </w:pPr>
      <w:r>
        <w:rPr>
          <w:lang w:val="en-US"/>
        </w:rPr>
        <w:t>Journal of Animal Ecology</w:t>
      </w:r>
    </w:p>
    <w:p w14:paraId="7CAB3782" w14:textId="19694067" w:rsidR="00EB2FDE" w:rsidRPr="00EB2FDE" w:rsidRDefault="00EB2FDE" w:rsidP="00EB2FDE">
      <w:pPr>
        <w:rPr>
          <w:lang w:val="en-US"/>
        </w:rPr>
      </w:pPr>
      <w:r>
        <w:rPr>
          <w:lang w:val="en-US"/>
        </w:rPr>
        <w:t>Functional Ecology</w:t>
      </w:r>
    </w:p>
    <w:p w14:paraId="2883E936" w14:textId="7651DCA2" w:rsidR="007D3623" w:rsidRDefault="00765A31" w:rsidP="0086630D">
      <w:pPr>
        <w:pStyle w:val="Titre1"/>
        <w:rPr>
          <w:lang w:val="en-US"/>
        </w:rPr>
      </w:pPr>
      <w:r>
        <w:rPr>
          <w:lang w:val="en-US"/>
        </w:rPr>
        <w:t>T</w:t>
      </w:r>
      <w:r w:rsidR="007D3623" w:rsidRPr="006A7723">
        <w:rPr>
          <w:lang w:val="en-US"/>
        </w:rPr>
        <w:t>rophic niche</w:t>
      </w:r>
      <w:r w:rsidR="001C6347">
        <w:rPr>
          <w:lang w:val="en-US"/>
        </w:rPr>
        <w:t xml:space="preserve"> </w:t>
      </w:r>
      <w:r w:rsidR="001C6347" w:rsidRPr="007E7B98">
        <w:rPr>
          <w:lang w:val="en-US"/>
        </w:rPr>
        <w:t>partitioning</w:t>
      </w:r>
      <w:r w:rsidR="007D3623" w:rsidRPr="007E7B98">
        <w:rPr>
          <w:lang w:val="en-US"/>
        </w:rPr>
        <w:t xml:space="preserve"> between</w:t>
      </w:r>
      <w:r w:rsidR="007D3623" w:rsidRPr="006A7723">
        <w:rPr>
          <w:lang w:val="en-US"/>
        </w:rPr>
        <w:t xml:space="preserve"> amphibians and an invasive crayfish promotes their coexistence in pond ecosystems</w:t>
      </w:r>
    </w:p>
    <w:p w14:paraId="10F65216" w14:textId="77777777" w:rsidR="0086630D" w:rsidRDefault="00187AE7" w:rsidP="0086630D">
      <w:pPr>
        <w:pStyle w:val="Titre1"/>
        <w:rPr>
          <w:lang w:val="en-US"/>
        </w:rPr>
      </w:pPr>
      <w:r>
        <w:rPr>
          <w:lang w:val="en-US"/>
        </w:rPr>
        <w:t xml:space="preserve">Coexistence between invasive and native species </w:t>
      </w:r>
    </w:p>
    <w:p w14:paraId="6A2E0FC3" w14:textId="54B7D096" w:rsidR="0086630D" w:rsidRDefault="0086630D" w:rsidP="0086630D">
      <w:pPr>
        <w:pStyle w:val="Titre1"/>
        <w:rPr>
          <w:lang w:val="en-US"/>
        </w:rPr>
      </w:pPr>
      <w:r>
        <w:rPr>
          <w:lang w:val="en-US"/>
        </w:rPr>
        <w:t>Ponds – Aquatic species – Amphibians – Crayfish – Red swamp crayfish</w:t>
      </w:r>
    </w:p>
    <w:p w14:paraId="4CB46EE7" w14:textId="6C290860" w:rsidR="00187AE7" w:rsidRPr="00E65726" w:rsidRDefault="00187AE7" w:rsidP="0086630D">
      <w:pPr>
        <w:pStyle w:val="Titre1"/>
        <w:rPr>
          <w:lang w:val="fr-FR"/>
        </w:rPr>
      </w:pPr>
      <w:r w:rsidRPr="00E65726">
        <w:rPr>
          <w:lang w:val="fr-FR"/>
        </w:rPr>
        <w:t xml:space="preserve">Stable isotopes - </w:t>
      </w:r>
      <w:proofErr w:type="spellStart"/>
      <w:r w:rsidRPr="00E65726">
        <w:rPr>
          <w:lang w:val="fr-FR"/>
        </w:rPr>
        <w:t>Trophic</w:t>
      </w:r>
      <w:proofErr w:type="spellEnd"/>
      <w:r w:rsidRPr="00E65726">
        <w:rPr>
          <w:lang w:val="fr-FR"/>
        </w:rPr>
        <w:t xml:space="preserve"> niches – Niche partition – Niche shift – </w:t>
      </w:r>
      <w:proofErr w:type="spellStart"/>
      <w:r w:rsidRPr="00E65726">
        <w:rPr>
          <w:lang w:val="fr-FR"/>
        </w:rPr>
        <w:t>Smaller</w:t>
      </w:r>
      <w:proofErr w:type="spellEnd"/>
      <w:r w:rsidRPr="00E65726">
        <w:rPr>
          <w:lang w:val="fr-FR"/>
        </w:rPr>
        <w:t xml:space="preserve"> niches</w:t>
      </w:r>
      <w:r w:rsidR="0086630D" w:rsidRPr="00E65726">
        <w:rPr>
          <w:lang w:val="fr-FR"/>
        </w:rPr>
        <w:t xml:space="preserve"> </w:t>
      </w:r>
    </w:p>
    <w:p w14:paraId="21E5E455" w14:textId="6C403E69" w:rsidR="0026264A" w:rsidRPr="005E7AFC" w:rsidRDefault="00AA7565" w:rsidP="00EC5E14">
      <w:pPr>
        <w:rPr>
          <w:lang w:val="fr-FR"/>
        </w:rPr>
      </w:pPr>
      <w:r w:rsidRPr="005E7AFC">
        <w:rPr>
          <w:lang w:val="fr-FR"/>
        </w:rPr>
        <w:t>Nadège Bélouard</w:t>
      </w:r>
      <w:r w:rsidR="00A53BD1" w:rsidRPr="007E7B98">
        <w:rPr>
          <w:vertAlign w:val="superscript"/>
          <w:lang w:val="fr-FR"/>
        </w:rPr>
        <w:t>1,</w:t>
      </w:r>
      <w:proofErr w:type="gramStart"/>
      <w:r w:rsidR="00A53BD1" w:rsidRPr="007E7B98">
        <w:rPr>
          <w:vertAlign w:val="superscript"/>
          <w:lang w:val="fr-FR"/>
        </w:rPr>
        <w:t>2,*</w:t>
      </w:r>
      <w:proofErr w:type="gramEnd"/>
      <w:r w:rsidRPr="005E7AFC">
        <w:rPr>
          <w:lang w:val="fr-FR"/>
        </w:rPr>
        <w:t xml:space="preserve">, </w:t>
      </w:r>
      <w:proofErr w:type="spellStart"/>
      <w:r w:rsidRPr="005E7AFC">
        <w:rPr>
          <w:lang w:val="fr-FR"/>
        </w:rPr>
        <w:t>Eric</w:t>
      </w:r>
      <w:proofErr w:type="spellEnd"/>
      <w:r w:rsidRPr="005E7AFC">
        <w:rPr>
          <w:lang w:val="fr-FR"/>
        </w:rPr>
        <w:t xml:space="preserve"> J. Petit</w:t>
      </w:r>
      <w:r w:rsidR="00A53BD1" w:rsidRPr="007E7B98">
        <w:rPr>
          <w:vertAlign w:val="superscript"/>
          <w:lang w:val="fr-FR"/>
        </w:rPr>
        <w:t>2</w:t>
      </w:r>
      <w:r w:rsidRPr="005E7AFC">
        <w:rPr>
          <w:lang w:val="fr-FR"/>
        </w:rPr>
        <w:t>, Julien Cucherousset</w:t>
      </w:r>
      <w:r w:rsidR="00A53BD1" w:rsidRPr="007E7B98">
        <w:rPr>
          <w:vertAlign w:val="superscript"/>
          <w:lang w:val="fr-FR"/>
        </w:rPr>
        <w:t>3</w:t>
      </w:r>
      <w:r w:rsidRPr="005E7AFC">
        <w:rPr>
          <w:lang w:val="fr-FR"/>
        </w:rPr>
        <w:t>, Jean-Marc Paillisson</w:t>
      </w:r>
      <w:r w:rsidR="00A53BD1" w:rsidRPr="007E7B98">
        <w:rPr>
          <w:vertAlign w:val="superscript"/>
          <w:lang w:val="fr-FR"/>
        </w:rPr>
        <w:t>1</w:t>
      </w:r>
    </w:p>
    <w:p w14:paraId="127C4D34" w14:textId="77777777" w:rsidR="007D3623" w:rsidRPr="00696067" w:rsidRDefault="007D3623" w:rsidP="007D3623">
      <w:pPr>
        <w:spacing w:line="240" w:lineRule="auto"/>
        <w:ind w:firstLine="0"/>
        <w:rPr>
          <w:shd w:val="clear" w:color="auto" w:fill="FFFFFF"/>
          <w:lang w:val="fr-FR"/>
        </w:rPr>
      </w:pPr>
      <w:r w:rsidRPr="00696067">
        <w:rPr>
          <w:smallCaps/>
          <w:vertAlign w:val="superscript"/>
          <w:lang w:val="fr-FR"/>
        </w:rPr>
        <w:t xml:space="preserve">1 </w:t>
      </w:r>
      <w:r w:rsidRPr="00696067">
        <w:rPr>
          <w:shd w:val="clear" w:color="auto" w:fill="FFFFFF"/>
          <w:lang w:val="fr-FR"/>
        </w:rPr>
        <w:t>ECOBIO (Ecosystèmes, biodiversité, évolution), Univ Rennes 1, CNRS, 35042 Rennes, France</w:t>
      </w:r>
    </w:p>
    <w:p w14:paraId="45AA7891" w14:textId="333408ED" w:rsidR="007D3623" w:rsidRDefault="007D3623" w:rsidP="007D3623">
      <w:pPr>
        <w:spacing w:line="240" w:lineRule="auto"/>
        <w:ind w:firstLine="0"/>
        <w:rPr>
          <w:lang w:val="en-US"/>
        </w:rPr>
      </w:pPr>
      <w:r w:rsidRPr="006A7723">
        <w:rPr>
          <w:smallCaps/>
          <w:vertAlign w:val="superscript"/>
          <w:lang w:val="en-US"/>
        </w:rPr>
        <w:t xml:space="preserve">2 </w:t>
      </w:r>
      <w:r w:rsidR="00F17873" w:rsidRPr="006A7723">
        <w:rPr>
          <w:lang w:val="en-US"/>
        </w:rPr>
        <w:t xml:space="preserve">ESE (Ecology and Ecosystem Health), </w:t>
      </w:r>
      <w:proofErr w:type="spellStart"/>
      <w:r w:rsidRPr="006A7723">
        <w:rPr>
          <w:lang w:val="en-US"/>
        </w:rPr>
        <w:t>Agrocampus</w:t>
      </w:r>
      <w:proofErr w:type="spellEnd"/>
      <w:r w:rsidRPr="006A7723">
        <w:rPr>
          <w:lang w:val="en-US"/>
        </w:rPr>
        <w:t xml:space="preserve"> Ouest, INRA, 35042 Rennes, France</w:t>
      </w:r>
    </w:p>
    <w:p w14:paraId="6B01D410" w14:textId="3905D3F7" w:rsidR="00266049" w:rsidRPr="00266049" w:rsidRDefault="00266049" w:rsidP="00266049">
      <w:pPr>
        <w:spacing w:line="240" w:lineRule="auto"/>
        <w:ind w:firstLine="0"/>
        <w:rPr>
          <w:lang w:val="fr-FR"/>
        </w:rPr>
      </w:pPr>
      <w:r w:rsidRPr="00266049">
        <w:rPr>
          <w:vertAlign w:val="superscript"/>
          <w:lang w:val="fr-FR"/>
        </w:rPr>
        <w:t>3</w:t>
      </w:r>
      <w:r w:rsidR="00A53BD1">
        <w:rPr>
          <w:vertAlign w:val="superscript"/>
          <w:lang w:val="fr-FR"/>
        </w:rPr>
        <w:t xml:space="preserve"> </w:t>
      </w:r>
      <w:r w:rsidRPr="00266049">
        <w:rPr>
          <w:lang w:val="fr-FR"/>
        </w:rPr>
        <w:t>Laborato</w:t>
      </w:r>
      <w:r>
        <w:rPr>
          <w:lang w:val="fr-FR"/>
        </w:rPr>
        <w:t>i</w:t>
      </w:r>
      <w:r w:rsidRPr="00266049">
        <w:rPr>
          <w:lang w:val="fr-FR"/>
        </w:rPr>
        <w:t xml:space="preserve">re Evolution &amp; Diversité Biologique, Univ Paul Sabatier, CNRS, </w:t>
      </w:r>
      <w:r>
        <w:rPr>
          <w:lang w:val="fr-FR"/>
        </w:rPr>
        <w:t>31062 Toulouse, France</w:t>
      </w:r>
    </w:p>
    <w:p w14:paraId="6ED9F22D" w14:textId="470A289D" w:rsidR="00B40DB3" w:rsidRPr="006A7723" w:rsidRDefault="00B40DB3" w:rsidP="007D3623">
      <w:pPr>
        <w:spacing w:line="240" w:lineRule="auto"/>
        <w:ind w:firstLine="0"/>
        <w:rPr>
          <w:lang w:val="en-US"/>
        </w:rPr>
      </w:pPr>
      <w:r w:rsidRPr="006A7723">
        <w:rPr>
          <w:lang w:val="en-US"/>
        </w:rPr>
        <w:t xml:space="preserve">*Corresponding author: </w:t>
      </w:r>
      <w:hyperlink r:id="rId8" w:history="1">
        <w:r w:rsidR="00E65726" w:rsidRPr="002543AF">
          <w:rPr>
            <w:rStyle w:val="Lienhypertexte"/>
            <w:lang w:val="en-US"/>
          </w:rPr>
          <w:t>nadege.belouard@gmail.com</w:t>
        </w:r>
      </w:hyperlink>
      <w:r w:rsidR="00F54243">
        <w:rPr>
          <w:lang w:val="en-US"/>
        </w:rPr>
        <w:t xml:space="preserve"> </w:t>
      </w:r>
    </w:p>
    <w:p w14:paraId="003D5615" w14:textId="35B4B0ED" w:rsidR="00F81B2F" w:rsidRDefault="00C76236" w:rsidP="00C76236">
      <w:pPr>
        <w:pStyle w:val="Titre1"/>
        <w:rPr>
          <w:lang w:val="en-US"/>
        </w:rPr>
      </w:pPr>
      <w:r w:rsidRPr="006A7723">
        <w:rPr>
          <w:lang w:val="en-US"/>
        </w:rPr>
        <w:t>Abstract</w:t>
      </w:r>
    </w:p>
    <w:p w14:paraId="42DCED51" w14:textId="4E541BCF" w:rsidR="00FA2E15" w:rsidRPr="0067651A" w:rsidRDefault="00425879" w:rsidP="00FA2E15">
      <w:pPr>
        <w:rPr>
          <w:sz w:val="16"/>
        </w:rPr>
      </w:pPr>
      <w:r w:rsidRPr="0067651A">
        <w:rPr>
          <w:sz w:val="16"/>
        </w:rPr>
        <w:t>The species composition of communities is largely shaped by local interactions,</w:t>
      </w:r>
      <w:r w:rsidR="00504D5E" w:rsidRPr="0067651A">
        <w:rPr>
          <w:sz w:val="16"/>
        </w:rPr>
        <w:t xml:space="preserve"> notably</w:t>
      </w:r>
      <w:r w:rsidRPr="0067651A">
        <w:rPr>
          <w:sz w:val="16"/>
        </w:rPr>
        <w:t xml:space="preserve"> because</w:t>
      </w:r>
      <w:r w:rsidR="00ED42B6" w:rsidRPr="0067651A">
        <w:rPr>
          <w:sz w:val="16"/>
        </w:rPr>
        <w:t xml:space="preserve"> in the frame of the coexistence theory,</w:t>
      </w:r>
      <w:r w:rsidRPr="0067651A">
        <w:rPr>
          <w:sz w:val="16"/>
        </w:rPr>
        <w:t xml:space="preserve"> two species with the same ecological niche cannot coexist. </w:t>
      </w:r>
      <w:r w:rsidR="00FA2E15" w:rsidRPr="0067651A">
        <w:rPr>
          <w:sz w:val="16"/>
        </w:rPr>
        <w:t xml:space="preserve">The addition of a new species to the community inevitably induce changes in the interactions between species, </w:t>
      </w:r>
      <w:r w:rsidR="00504D5E" w:rsidRPr="0067651A">
        <w:rPr>
          <w:sz w:val="16"/>
        </w:rPr>
        <w:t>and</w:t>
      </w:r>
      <w:r w:rsidR="00FA2E15" w:rsidRPr="0067651A">
        <w:rPr>
          <w:sz w:val="16"/>
        </w:rPr>
        <w:t xml:space="preserve"> the large impacts of invasive species are often linked </w:t>
      </w:r>
      <w:r w:rsidRPr="0067651A">
        <w:rPr>
          <w:sz w:val="16"/>
        </w:rPr>
        <w:t xml:space="preserve">to their trophic interactions with native </w:t>
      </w:r>
      <w:r w:rsidR="00FA2E15" w:rsidRPr="0067651A">
        <w:rPr>
          <w:sz w:val="16"/>
        </w:rPr>
        <w:t>s</w:t>
      </w:r>
      <w:r w:rsidRPr="0067651A">
        <w:rPr>
          <w:sz w:val="16"/>
        </w:rPr>
        <w:t>pecies</w:t>
      </w:r>
      <w:r w:rsidR="003F56AF" w:rsidRPr="0067651A">
        <w:rPr>
          <w:sz w:val="16"/>
        </w:rPr>
        <w:t>.</w:t>
      </w:r>
      <w:r w:rsidR="00FA2E15" w:rsidRPr="0067651A">
        <w:rPr>
          <w:sz w:val="16"/>
        </w:rPr>
        <w:t xml:space="preserve"> As a result, the possibilities of coexistence between native and invasive species can be estimated by examining the interactions between them. </w:t>
      </w:r>
      <w:r w:rsidR="00504D5E" w:rsidRPr="0067651A">
        <w:rPr>
          <w:sz w:val="16"/>
        </w:rPr>
        <w:t xml:space="preserve">More, species coexistence can be favoured by a change in the resource </w:t>
      </w:r>
      <w:r w:rsidR="00FA2E15" w:rsidRPr="0067651A">
        <w:rPr>
          <w:sz w:val="16"/>
        </w:rPr>
        <w:t>use</w:t>
      </w:r>
      <w:r w:rsidR="00504D5E" w:rsidRPr="0067651A">
        <w:rPr>
          <w:sz w:val="16"/>
        </w:rPr>
        <w:t xml:space="preserve"> of competing species in order to decrease the overlap of their niches. </w:t>
      </w:r>
    </w:p>
    <w:p w14:paraId="601E28AA" w14:textId="000AE950" w:rsidR="005D56E5" w:rsidRPr="0067651A" w:rsidRDefault="003C294A" w:rsidP="005D56E5">
      <w:pPr>
        <w:rPr>
          <w:sz w:val="16"/>
        </w:rPr>
      </w:pPr>
      <w:r w:rsidRPr="0067651A">
        <w:rPr>
          <w:sz w:val="16"/>
        </w:rPr>
        <w:t xml:space="preserve">The non-native red swamp crayfish, </w:t>
      </w:r>
      <w:r w:rsidRPr="0067651A">
        <w:rPr>
          <w:i/>
          <w:sz w:val="16"/>
        </w:rPr>
        <w:t>Procambarus clarkii</w:t>
      </w:r>
      <w:r w:rsidRPr="0067651A">
        <w:rPr>
          <w:sz w:val="16"/>
        </w:rPr>
        <w:t>, is considered to dramatically alter aquatic</w:t>
      </w:r>
      <w:r w:rsidR="00671EF5" w:rsidRPr="0067651A">
        <w:rPr>
          <w:sz w:val="16"/>
        </w:rPr>
        <w:t xml:space="preserve"> communities</w:t>
      </w:r>
      <w:r w:rsidR="003F56AF" w:rsidRPr="0067651A">
        <w:rPr>
          <w:sz w:val="16"/>
        </w:rPr>
        <w:t>,</w:t>
      </w:r>
      <w:r w:rsidR="00671EF5" w:rsidRPr="0067651A">
        <w:rPr>
          <w:sz w:val="16"/>
        </w:rPr>
        <w:t xml:space="preserve"> notably</w:t>
      </w:r>
      <w:r w:rsidRPr="0067651A">
        <w:rPr>
          <w:sz w:val="16"/>
        </w:rPr>
        <w:t xml:space="preserve"> </w:t>
      </w:r>
      <w:r w:rsidR="001B2864" w:rsidRPr="0067651A">
        <w:rPr>
          <w:sz w:val="16"/>
        </w:rPr>
        <w:t>because it has</w:t>
      </w:r>
      <w:r w:rsidR="001B2864" w:rsidRPr="0067651A">
        <w:rPr>
          <w:rFonts w:cstheme="minorHAnsi"/>
          <w:sz w:val="16"/>
          <w:szCs w:val="24"/>
          <w:lang w:val="en-US"/>
        </w:rPr>
        <w:t xml:space="preserve"> a central position in food webs associated to a high trophic flexibility that makes it potentially interacting with several </w:t>
      </w:r>
      <w:r w:rsidR="00DC42FD" w:rsidRPr="0067651A">
        <w:rPr>
          <w:rFonts w:cstheme="minorHAnsi"/>
          <w:sz w:val="16"/>
          <w:szCs w:val="24"/>
          <w:lang w:val="en-US"/>
        </w:rPr>
        <w:t xml:space="preserve">trophic </w:t>
      </w:r>
      <w:r w:rsidR="001B2864" w:rsidRPr="0067651A">
        <w:rPr>
          <w:rFonts w:cstheme="minorHAnsi"/>
          <w:sz w:val="16"/>
          <w:szCs w:val="24"/>
          <w:lang w:val="en-US"/>
        </w:rPr>
        <w:t>levels in</w:t>
      </w:r>
      <w:r w:rsidR="00DC42FD" w:rsidRPr="0067651A">
        <w:rPr>
          <w:rFonts w:cstheme="minorHAnsi"/>
          <w:sz w:val="16"/>
          <w:szCs w:val="24"/>
          <w:lang w:val="en-US"/>
        </w:rPr>
        <w:t xml:space="preserve"> food webs</w:t>
      </w:r>
      <w:r w:rsidR="001B2864" w:rsidRPr="0067651A">
        <w:rPr>
          <w:rFonts w:cstheme="minorHAnsi"/>
          <w:sz w:val="16"/>
          <w:szCs w:val="24"/>
          <w:lang w:val="en-US"/>
        </w:rPr>
        <w:t>.</w:t>
      </w:r>
      <w:r w:rsidR="00671EF5" w:rsidRPr="0067651A">
        <w:rPr>
          <w:rFonts w:cstheme="minorHAnsi"/>
          <w:sz w:val="16"/>
          <w:szCs w:val="24"/>
          <w:lang w:val="en-US"/>
        </w:rPr>
        <w:t xml:space="preserve"> Its predation on larval amphibians and the modification of resource availability have been shown in experimental conditions, and studying the food webs of natural ecosystems is needed to advance the issue of the coexistence between this crayfish and amphibians in more complex food webs. </w:t>
      </w:r>
      <w:r w:rsidRPr="0067651A">
        <w:rPr>
          <w:rFonts w:cs="AdvPTimes"/>
          <w:sz w:val="16"/>
        </w:rPr>
        <w:t xml:space="preserve">This work aimed at </w:t>
      </w:r>
      <w:r w:rsidRPr="0067651A">
        <w:rPr>
          <w:sz w:val="16"/>
        </w:rPr>
        <w:t>exploring the trophic interactions between the red swamp crayfish and four species of the amphibian community</w:t>
      </w:r>
      <w:r w:rsidR="00BE7DF6" w:rsidRPr="0067651A">
        <w:rPr>
          <w:sz w:val="16"/>
        </w:rPr>
        <w:t>. We studied</w:t>
      </w:r>
      <w:r w:rsidR="00DC42FD" w:rsidRPr="0067651A">
        <w:rPr>
          <w:sz w:val="16"/>
        </w:rPr>
        <w:t xml:space="preserve"> </w:t>
      </w:r>
      <w:r w:rsidR="00BE7DF6" w:rsidRPr="0067651A">
        <w:rPr>
          <w:sz w:val="16"/>
        </w:rPr>
        <w:t xml:space="preserve">the food webs of </w:t>
      </w:r>
      <w:r w:rsidR="00DC42FD" w:rsidRPr="0067651A">
        <w:rPr>
          <w:sz w:val="16"/>
        </w:rPr>
        <w:t>20 natural ponds over</w:t>
      </w:r>
      <w:r w:rsidR="00671EF5" w:rsidRPr="0067651A">
        <w:rPr>
          <w:sz w:val="16"/>
        </w:rPr>
        <w:t xml:space="preserve"> </w:t>
      </w:r>
      <w:r w:rsidR="00DC42FD" w:rsidRPr="0067651A">
        <w:rPr>
          <w:sz w:val="16"/>
        </w:rPr>
        <w:t>a gradient of crayfish density</w:t>
      </w:r>
      <w:r w:rsidR="00BE7DF6" w:rsidRPr="0067651A">
        <w:rPr>
          <w:sz w:val="16"/>
        </w:rPr>
        <w:t xml:space="preserve"> by the use of stable isotope analyses and the analyses of niche variation in amphibians and crayfish</w:t>
      </w:r>
      <w:r w:rsidR="00DC42FD" w:rsidRPr="0067651A">
        <w:rPr>
          <w:sz w:val="16"/>
        </w:rPr>
        <w:t xml:space="preserve">. </w:t>
      </w:r>
    </w:p>
    <w:p w14:paraId="0BB1DF5F" w14:textId="63F1A1CA" w:rsidR="003C294A" w:rsidRDefault="003C294A" w:rsidP="001D53B1">
      <w:pPr>
        <w:rPr>
          <w:rFonts w:cs="AdvOT1ef757c0"/>
          <w:sz w:val="16"/>
        </w:rPr>
      </w:pPr>
      <w:r w:rsidRPr="0067651A">
        <w:rPr>
          <w:sz w:val="16"/>
        </w:rPr>
        <w:t xml:space="preserve">Large </w:t>
      </w:r>
      <w:r w:rsidR="003F56AF" w:rsidRPr="0067651A">
        <w:rPr>
          <w:sz w:val="16"/>
        </w:rPr>
        <w:t xml:space="preserve">variations </w:t>
      </w:r>
      <w:r w:rsidRPr="0067651A">
        <w:rPr>
          <w:sz w:val="16"/>
        </w:rPr>
        <w:t>were recorded</w:t>
      </w:r>
      <w:r w:rsidR="003F56AF" w:rsidRPr="0067651A">
        <w:rPr>
          <w:sz w:val="16"/>
        </w:rPr>
        <w:t xml:space="preserve"> in the niche position and size in amphibians, but the niches of crayfish and amphibians never overlapped. </w:t>
      </w:r>
      <w:r w:rsidR="007B3648" w:rsidRPr="0067651A">
        <w:rPr>
          <w:sz w:val="16"/>
        </w:rPr>
        <w:t xml:space="preserve">Shifts in the niche of two tadpole species were associated to </w:t>
      </w:r>
      <w:r w:rsidR="001D53B1" w:rsidRPr="0067651A">
        <w:rPr>
          <w:sz w:val="16"/>
        </w:rPr>
        <w:t xml:space="preserve">crayfish presence, but also </w:t>
      </w:r>
      <w:r w:rsidR="007B3648" w:rsidRPr="0067651A">
        <w:rPr>
          <w:sz w:val="16"/>
        </w:rPr>
        <w:t>marbled newt densities and pond restoration, while shifts in the niche of two species of adult newts were only associated with pond restoration. These</w:t>
      </w:r>
      <w:r w:rsidR="007B3648" w:rsidRPr="0067651A">
        <w:rPr>
          <w:rFonts w:cs="AdvOT1ef757c0"/>
          <w:sz w:val="16"/>
        </w:rPr>
        <w:t xml:space="preserve"> results highlighted that the coexistence between the red swamp </w:t>
      </w:r>
      <w:r w:rsidR="007B3648" w:rsidRPr="0067651A">
        <w:rPr>
          <w:rFonts w:cs="AdvOT1ef757c0"/>
          <w:sz w:val="16"/>
        </w:rPr>
        <w:lastRenderedPageBreak/>
        <w:t>crayfish and amphibians may be possible because their direct trophic interactions are restricted. However, crayfish may</w:t>
      </w:r>
      <w:r w:rsidR="003225FD" w:rsidRPr="0067651A">
        <w:rPr>
          <w:rFonts w:cs="AdvOT1ef757c0"/>
          <w:sz w:val="16"/>
        </w:rPr>
        <w:t xml:space="preserve"> affect amphibians by indirect relationships such as modifications of resource </w:t>
      </w:r>
      <w:r w:rsidR="001D53B1" w:rsidRPr="0067651A">
        <w:rPr>
          <w:rFonts w:cs="AdvOT1ef757c0"/>
          <w:sz w:val="16"/>
        </w:rPr>
        <w:t>availability</w:t>
      </w:r>
      <w:r w:rsidR="00B932B4" w:rsidRPr="0067651A">
        <w:rPr>
          <w:rFonts w:cs="AdvOT1ef757c0"/>
          <w:sz w:val="16"/>
        </w:rPr>
        <w:t>, and</w:t>
      </w:r>
      <w:r w:rsidR="00BE7DF6" w:rsidRPr="0067651A">
        <w:rPr>
          <w:rFonts w:cs="AdvOT1ef757c0"/>
          <w:sz w:val="16"/>
        </w:rPr>
        <w:t xml:space="preserve"> further research should be focused on this point</w:t>
      </w:r>
      <w:r w:rsidR="003225FD" w:rsidRPr="0067651A">
        <w:rPr>
          <w:rFonts w:cs="AdvOT1ef757c0"/>
          <w:sz w:val="16"/>
        </w:rPr>
        <w:t>.</w:t>
      </w:r>
      <w:r w:rsidR="001D53B1" w:rsidRPr="0067651A">
        <w:rPr>
          <w:rFonts w:cs="AdvOT1ef757c0"/>
          <w:sz w:val="16"/>
        </w:rPr>
        <w:t xml:space="preserve"> These findings support the view that </w:t>
      </w:r>
      <w:r w:rsidR="00BE7DF6" w:rsidRPr="0067651A">
        <w:rPr>
          <w:rFonts w:cs="AdvOT1ef757c0"/>
          <w:sz w:val="16"/>
        </w:rPr>
        <w:t>the niche theory is an adequate way of estimating species coexistence in invaded communities.</w:t>
      </w:r>
    </w:p>
    <w:p w14:paraId="55185C8B" w14:textId="206B18A3" w:rsidR="00E91585" w:rsidRPr="0067651A" w:rsidRDefault="00E91585" w:rsidP="00E91585">
      <w:pPr>
        <w:rPr>
          <w:rFonts w:cs="AdvOT1ef757c0"/>
          <w:sz w:val="16"/>
        </w:rPr>
      </w:pPr>
      <w:r w:rsidRPr="00E91585">
        <w:rPr>
          <w:sz w:val="16"/>
          <w:lang w:val="en-US"/>
        </w:rPr>
        <w:t>The isotopic niche, calculated using stable isotope data, represented the trophic niche.</w:t>
      </w:r>
    </w:p>
    <w:p w14:paraId="11D449FB" w14:textId="274BDC76" w:rsidR="006F67D6" w:rsidRPr="00FD0DFB" w:rsidRDefault="00C76236" w:rsidP="00FD0DFB">
      <w:pPr>
        <w:rPr>
          <w:lang w:val="en-US"/>
        </w:rPr>
      </w:pPr>
      <w:r w:rsidRPr="006A7723">
        <w:rPr>
          <w:lang w:val="en-US"/>
        </w:rPr>
        <w:t>Keywords:</w:t>
      </w:r>
      <w:r w:rsidR="0026335A" w:rsidRPr="006A7723">
        <w:rPr>
          <w:lang w:val="en-US"/>
        </w:rPr>
        <w:t xml:space="preserve"> </w:t>
      </w:r>
      <w:r w:rsidR="00204032">
        <w:rPr>
          <w:lang w:val="en-US"/>
        </w:rPr>
        <w:t xml:space="preserve">biological invasion, food </w:t>
      </w:r>
      <w:r w:rsidR="007E7B98">
        <w:rPr>
          <w:lang w:val="en-US"/>
        </w:rPr>
        <w:t>web, niche partitio</w:t>
      </w:r>
      <w:r w:rsidR="00250218">
        <w:rPr>
          <w:lang w:val="en-US"/>
        </w:rPr>
        <w:t>ning</w:t>
      </w:r>
      <w:r w:rsidR="00204032">
        <w:rPr>
          <w:lang w:val="en-US"/>
        </w:rPr>
        <w:t xml:space="preserve">, </w:t>
      </w:r>
      <w:r w:rsidR="00250218">
        <w:rPr>
          <w:lang w:val="en-US"/>
        </w:rPr>
        <w:t xml:space="preserve">pond community, </w:t>
      </w:r>
      <w:r w:rsidR="007E7B98">
        <w:rPr>
          <w:lang w:val="en-US"/>
        </w:rPr>
        <w:t>stable isotope analysis</w:t>
      </w:r>
      <w:r w:rsidR="00204032">
        <w:rPr>
          <w:lang w:val="en-US"/>
        </w:rPr>
        <w:t xml:space="preserve"> </w:t>
      </w:r>
    </w:p>
    <w:p w14:paraId="4C1C196D" w14:textId="3E9FC1A2" w:rsidR="00BD35C9" w:rsidRDefault="00BD35C9" w:rsidP="00BD35C9">
      <w:pPr>
        <w:pStyle w:val="Titre1"/>
        <w:rPr>
          <w:lang w:val="en-US"/>
        </w:rPr>
      </w:pPr>
      <w:r w:rsidRPr="00CD49E7">
        <w:rPr>
          <w:lang w:val="en-US"/>
        </w:rPr>
        <w:t>Introduction</w:t>
      </w:r>
    </w:p>
    <w:p w14:paraId="3718EEB1" w14:textId="0635E88C" w:rsidR="007122ED" w:rsidRPr="00A2505F" w:rsidRDefault="0002573B" w:rsidP="006133ED">
      <w:r>
        <w:t xml:space="preserve">Invasion </w:t>
      </w:r>
      <w:r w:rsidRPr="00A2505F">
        <w:t xml:space="preserve">theory </w:t>
      </w:r>
      <w:r w:rsidR="00CE7EC4" w:rsidRPr="00A2505F">
        <w:fldChar w:fldCharType="begin"/>
      </w:r>
      <w:r w:rsidR="00CE7EC4" w:rsidRPr="00A2505F">
        <w:instrText xml:space="preserve"> ADDIN ZOTERO_ITEM CSL_CITATION {"citationID":"td6hWNpq","properties":{"formattedCitation":"(Elton, 1958)","plainCitation":"(Elton, 1958)","noteIndex":0},"citationItems":[{"id":3737,"uris":["http://zotero.org/users/4941387/items/2QKJY52Z"],"uri":["http://zotero.org/users/4941387/items/2QKJY52Z"],"itemData":{"id":3737,"type":"book","title":"The ecology of invasions by animals and plants","publisher-place":"Chicago, IL, USA","edition":"University of Chicago Press","event-place":"Chicago, IL, USA","author":[{"family":"Elton","given":"Charles S."}],"issued":{"date-parts":[["1958"]]}}}],"schema":"https://github.com/citation-style-language/schema/raw/master/csl-citation.json"} </w:instrText>
      </w:r>
      <w:r w:rsidR="00CE7EC4" w:rsidRPr="00A2505F">
        <w:fldChar w:fldCharType="separate"/>
      </w:r>
      <w:r w:rsidR="00CE7EC4" w:rsidRPr="00A2505F">
        <w:rPr>
          <w:rFonts w:cs="Times New Roman"/>
        </w:rPr>
        <w:t>(Elton, 1958)</w:t>
      </w:r>
      <w:r w:rsidR="00CE7EC4" w:rsidRPr="00A2505F">
        <w:fldChar w:fldCharType="end"/>
      </w:r>
      <w:r w:rsidRPr="00A2505F">
        <w:t xml:space="preserve"> builds upon classical niche theory</w:t>
      </w:r>
      <w:r w:rsidR="00CE7EC4" w:rsidRPr="00A2505F">
        <w:t xml:space="preserve"> </w:t>
      </w:r>
      <w:r w:rsidR="00CE7EC4" w:rsidRPr="00A2505F">
        <w:fldChar w:fldCharType="begin"/>
      </w:r>
      <w:r w:rsidR="00FF1B9E">
        <w:instrText xml:space="preserve"> ADDIN ZOTERO_ITEM CSL_CITATION {"citationID":"Z2JxzQYe","properties":{"formattedCitation":"(Hutchinson, 1957; Chesson, 2000)","plainCitation":"(Hutchinson, 1957; Chesson, 2000)","noteIndex":0},"citationItems":[{"id":3738,"uris":["http://zotero.org/users/4941387/items/F32YCIBQ"],"uri":["http://zotero.org/users/4941387/items/F32YCIBQ"],"itemData":{"id":3738,"type":"book","title":"The multivariate niche","publisher":"Cold Spring Harbor symposia on quantitative biology","volume":"22","number-of-pages":"405-412","author":[{"family":"Hutchinson","given":"George E."}],"issued":{"date-parts":[["1957"]]}}},{"id":1464,"uris":["http://zotero.org/users/4941387/items/8QNXHM9B"],"uri":["http://zotero.org/users/4941387/items/8QNXHM9B"],"itemData":{"id":1464,"type":"article-journal","title":"Mechanisms of maintenance of species diversity","container-title":"Annual review of Ecology and Systematics","page":"343–366","volume":"31","issue":"1","source":"Google Scholar","author":[{"family":"Chesson","given":"Peter"}],"issued":{"date-parts":[["2000"]]}}}],"schema":"https://github.com/citation-style-language/schema/raw/master/csl-citation.json"} </w:instrText>
      </w:r>
      <w:r w:rsidR="00CE7EC4" w:rsidRPr="00A2505F">
        <w:fldChar w:fldCharType="separate"/>
      </w:r>
      <w:r w:rsidR="00FF1B9E" w:rsidRPr="00FF1B9E">
        <w:rPr>
          <w:rFonts w:cs="Times New Roman"/>
        </w:rPr>
        <w:t>(Hutchinson, 1957; Chesson, 2000)</w:t>
      </w:r>
      <w:r w:rsidR="00CE7EC4" w:rsidRPr="00A2505F">
        <w:fldChar w:fldCharType="end"/>
      </w:r>
      <w:r w:rsidRPr="00A2505F">
        <w:t xml:space="preserve"> in predicti</w:t>
      </w:r>
      <w:r w:rsidR="00B878AF" w:rsidRPr="00A2505F">
        <w:t xml:space="preserve">ng that an invader will lead </w:t>
      </w:r>
      <w:r w:rsidRPr="00A2505F">
        <w:t xml:space="preserve">a native species </w:t>
      </w:r>
      <w:r w:rsidR="00B878AF" w:rsidRPr="00A2505F">
        <w:t xml:space="preserve">down to local extinction by competitive exclusion </w:t>
      </w:r>
      <w:r w:rsidRPr="00A2505F">
        <w:t>if their niches significantly overlap</w:t>
      </w:r>
      <w:r w:rsidR="00EB2FDE" w:rsidRPr="00A2505F">
        <w:t xml:space="preserve"> </w:t>
      </w:r>
      <w:r w:rsidR="00EB2FDE" w:rsidRPr="00A2505F">
        <w:fldChar w:fldCharType="begin"/>
      </w:r>
      <w:r w:rsidR="00FF1B9E">
        <w:instrText xml:space="preserve"> ADDIN ZOTERO_ITEM CSL_CITATION {"citationID":"G4m7yHa6","properties":{"formattedCitation":"(Shea and Chesson, 2002; B\\uc0\\u248{}hn {\\i{}et al.}, 2008; Ricciardi {\\i{}et al.}, 2013; Tran {\\i{}et al.}, 2015)","plainCitation":"(Shea and Chesson, 2002; Bøhn et al., 2008; Ricciardi et al., 2013; Tran et al., 2015)","noteIndex":0},"citationItems":[{"id":2484,"uris":["http://zotero.org/users/4941387/items/9LVAT5UT"],"uri":["http://zotero.org/users/4941387/items/9LVAT5UT"],"itemData":{"id":2484,"type":"article-journal","title":"Community ecology theory as a framework for biological invasions","container-title":"Trends in Ecology &amp; Evolution","page":"170–176","volume":"17","issue":"4","source":"Google Scholar","author":[{"family":"Shea","given":"Katriona"},{"family":"Chesson","given":"Peter"}],"issued":{"date-parts":[["2002"]]}}},{"id":3743,"uris":["http://zotero.org/users/4941387/items/EQNCEWDZ"],"uri":["http://zotero.org/users/4941387/items/EQNCEWDZ"],"itemData":{"id":3743,"type":"article-journal","title":"Competitive exclusion after invasion?","container-title":"Biological Invasions","page":"359-368","volume":"10","issue":"3","source":"DOI.org (Crossref)","DOI":"10.1007/s10530-007-9135-8","ISSN":"1387-3547, 1573-1464","journalAbbreviation":"Biol Invasions","language":"en","author":[{"family":"Bøhn","given":"Thomas"},{"family":"Amundsen","given":"Per-Arne"},{"family":"Sparrow","given":"Ashley"}],"issued":{"date-parts":[["2008",3]]}}},{"id":2944,"uris":["http://zotero.org/users/4941387/items/XARNDZF9"],"uri":["http://zotero.org/users/4941387/items/XARNDZF9"],"itemData":{"id":2944,"type":"article-journal","title":"Progress toward understanding the ecological impacts of nonnative species","container-title":"Ecological Monographs","page":"263-282","volume":"83","issue":"3","source":"Crossref","abstract":"A predictive understanding of the ecological impacts of nonnative species has been slow to develop, owing largely to an apparent dearth of clearly deﬁned hypotheses and the lack of a broad theoretical framework. The context dependency of impact has fueled the perception that meaningful generalizations are nonexistent. Here, we identiﬁed and reviewed 19 testable hypotheses that explain temporal and spatial variation in impact. Despite poor validation of most hypotheses to date, evidence suggests that each can explain at least some impacts in some situations. Several hypotheses are broad in scope (applying to plants and animals in virtually all contexts) and some of them, intriguingly, link processes of colonization and impact. Collectively, these hypotheses highlight the importance of the functional ecology of the nonnative species and the structure, diversity, and evolutionary experience of the recipient community as general determinants of impact; thus, they could provide the foundation for a theore</w:instrText>
      </w:r>
      <w:r w:rsidR="00FF1B9E" w:rsidRPr="00FF1B9E">
        <w:rPr>
          <w:lang w:val="fr-FR"/>
        </w:rPr>
        <w:instrText xml:space="preserve">tical framework for understanding and predicting impact. Further substantive progress toward this goal requires explicit consideration of within-taxon and across-taxa variation in the per capita effect of invaders, and analyses of complex interactions between invaders and their biotic and abiotic environments.","DOI":"10.1890/13-0183.1","ISSN":"0012-9615","language":"en","author":[{"family":"Ricciardi","given":"Anthony"},{"family":"Hoopes","given":"Martha F."},{"family":"Marchetti","given":"Michael P."},{"family":"Lockwood","given":"Julie L."}],"issued":{"date-parts":[["2013",8]]}}},{"id":2855,"uris":["http://zotero.org/users/4941387/items/53BTFVNJ"],"uri":["http://zotero.org/users/4941387/items/53BTFVNJ"],"itemData":{"id":2855,"type":"article-journal","title":"Patterns of trophic niche divergence between invasive and native fishes in wild communities are predictable from mesocosm studies","container-title":"Journal of Animal Ecology","page":"1071-1080","volume":"84","issue":"4","source":"Crossref","DOI":"10.1111/1365-2656.12360","ISSN":"00218790","language":"en","author":[{"family":"Tran","given":"Thi Nhat Quyen"},{"family":"Jackson","given":"Michelle C."},{"family":"Sheath","given":"Danny"},{"family":"Verreycken","given":"Hugo"},{"family":"Britton","given":"J. Robert"}],"editor":[{"family":"Veen","given":"Frank","non-dropping-particle":"van"}],"issued":{"date-parts":[["2015",7]]}}}],"schema":"https://github.com/citation-style-language/schema/raw/master/csl-citation.json"} </w:instrText>
      </w:r>
      <w:r w:rsidR="00EB2FDE" w:rsidRPr="00A2505F">
        <w:fldChar w:fldCharType="separate"/>
      </w:r>
      <w:r w:rsidR="00FF1B9E" w:rsidRPr="00FF1B9E">
        <w:rPr>
          <w:rFonts w:cs="Times New Roman"/>
          <w:szCs w:val="24"/>
          <w:lang w:val="fr-FR"/>
        </w:rPr>
        <w:t xml:space="preserve">(Shea and Chesson, 2002; Bøhn </w:t>
      </w:r>
      <w:r w:rsidR="00FF1B9E" w:rsidRPr="00FF1B9E">
        <w:rPr>
          <w:rFonts w:cs="Times New Roman"/>
          <w:i/>
          <w:iCs/>
          <w:szCs w:val="24"/>
          <w:lang w:val="fr-FR"/>
        </w:rPr>
        <w:t>et al.</w:t>
      </w:r>
      <w:r w:rsidR="00FF1B9E" w:rsidRPr="00FF1B9E">
        <w:rPr>
          <w:rFonts w:cs="Times New Roman"/>
          <w:szCs w:val="24"/>
          <w:lang w:val="fr-FR"/>
        </w:rPr>
        <w:t xml:space="preserve">, 2008; Ricciardi </w:t>
      </w:r>
      <w:r w:rsidR="00FF1B9E" w:rsidRPr="00FF1B9E">
        <w:rPr>
          <w:rFonts w:cs="Times New Roman"/>
          <w:i/>
          <w:iCs/>
          <w:szCs w:val="24"/>
          <w:lang w:val="fr-FR"/>
        </w:rPr>
        <w:t>et al.</w:t>
      </w:r>
      <w:r w:rsidR="00FF1B9E" w:rsidRPr="00FF1B9E">
        <w:rPr>
          <w:rFonts w:cs="Times New Roman"/>
          <w:szCs w:val="24"/>
          <w:lang w:val="fr-FR"/>
        </w:rPr>
        <w:t xml:space="preserve">, 2013; Tran </w:t>
      </w:r>
      <w:r w:rsidR="00FF1B9E" w:rsidRPr="00FF1B9E">
        <w:rPr>
          <w:rFonts w:cs="Times New Roman"/>
          <w:i/>
          <w:iCs/>
          <w:szCs w:val="24"/>
          <w:lang w:val="fr-FR"/>
        </w:rPr>
        <w:t>et al.</w:t>
      </w:r>
      <w:r w:rsidR="00FF1B9E" w:rsidRPr="00FF1B9E">
        <w:rPr>
          <w:rFonts w:cs="Times New Roman"/>
          <w:szCs w:val="24"/>
          <w:lang w:val="fr-FR"/>
        </w:rPr>
        <w:t>, 2015)</w:t>
      </w:r>
      <w:r w:rsidR="00EB2FDE" w:rsidRPr="00A2505F">
        <w:fldChar w:fldCharType="end"/>
      </w:r>
      <w:r w:rsidRPr="00FF1B9E">
        <w:rPr>
          <w:lang w:val="fr-FR"/>
        </w:rPr>
        <w:t xml:space="preserve">. </w:t>
      </w:r>
      <w:r w:rsidRPr="00A2505F">
        <w:t xml:space="preserve">A major corollary of classical niche theory is that species coexistence is made possible if at least one species of the pair can adjust its </w:t>
      </w:r>
      <w:r w:rsidR="006D6086" w:rsidRPr="00A2505F">
        <w:t>resource use</w:t>
      </w:r>
      <w:r w:rsidR="00C122DD" w:rsidRPr="00A2505F">
        <w:t xml:space="preserve"> to decrease competitive interactions</w:t>
      </w:r>
      <w:r w:rsidR="005E486F" w:rsidRPr="00A2505F">
        <w:t>. T</w:t>
      </w:r>
      <w:r w:rsidR="006D6086" w:rsidRPr="00A2505F">
        <w:t>wo</w:t>
      </w:r>
      <w:r w:rsidR="007F4335" w:rsidRPr="00A2505F">
        <w:t xml:space="preserve"> apparently opposed</w:t>
      </w:r>
      <w:r w:rsidR="006D6086" w:rsidRPr="00A2505F">
        <w:t xml:space="preserve"> strategies</w:t>
      </w:r>
      <w:r w:rsidR="005E486F" w:rsidRPr="00A2505F">
        <w:t xml:space="preserve"> have been</w:t>
      </w:r>
      <w:r w:rsidR="00170161" w:rsidRPr="00A2505F">
        <w:t xml:space="preserve"> </w:t>
      </w:r>
      <w:r w:rsidR="005E486F" w:rsidRPr="00A2505F">
        <w:t>evidenced:</w:t>
      </w:r>
      <w:r w:rsidR="006D6086" w:rsidRPr="00A2505F">
        <w:t xml:space="preserve"> the specialization of a species on a few less demanding resources </w:t>
      </w:r>
      <w:r w:rsidR="00A16A90">
        <w:fldChar w:fldCharType="begin"/>
      </w:r>
      <w:r w:rsidR="005859F1">
        <w:instrText xml:space="preserve"> ADDIN ZOTERO_ITEM CSL_CITATION {"citationID":"sEDyZJnY","properties":{"formattedCitation":"(niche constriction or niche shift, Vander Zanden {\\i{}et al.}, 1999)","plainCitation":"(niche constriction or niche shift, Vander Zanden et al., 1999)","noteIndex":0},"citationItems":[{"id":2342,"uris":["http://zotero.org/users/4941387/items/U6PCXS8F"],"uri":["http://zotero.org/users/4941387/items/U6PCXS8F"],"itemData":{"id":2342,"type":"article-journal","title":"Stable isotope evidence for the food web consequences of species invasions in lake","container-title":"Nature","page":"464-467","volume":"401","author":[{"family":"Vander Zanden","given":"M. Jake"},{"family":"Casselman","given":"John M."},{"family":"Rasmussen","given":"Joseph B."}],"issued":{"date-parts":[["1999"]]}},"prefix":"niche constriction or niche shift, "}],"schema":"https://github.com/citation-style-language/schema/raw/master/csl-citation.json"} </w:instrText>
      </w:r>
      <w:r w:rsidR="00A16A90">
        <w:fldChar w:fldCharType="separate"/>
      </w:r>
      <w:r w:rsidR="005859F1" w:rsidRPr="005859F1">
        <w:rPr>
          <w:rFonts w:cs="Times New Roman"/>
          <w:szCs w:val="24"/>
        </w:rPr>
        <w:t xml:space="preserve">(niche constriction or niche shift, Vander Zanden </w:t>
      </w:r>
      <w:r w:rsidR="005859F1" w:rsidRPr="005859F1">
        <w:rPr>
          <w:rFonts w:cs="Times New Roman"/>
          <w:i/>
          <w:iCs/>
          <w:szCs w:val="24"/>
        </w:rPr>
        <w:t>et al.</w:t>
      </w:r>
      <w:r w:rsidR="005859F1" w:rsidRPr="005859F1">
        <w:rPr>
          <w:rFonts w:cs="Times New Roman"/>
          <w:szCs w:val="24"/>
        </w:rPr>
        <w:t>, 1999)</w:t>
      </w:r>
      <w:r w:rsidR="00A16A90">
        <w:fldChar w:fldCharType="end"/>
      </w:r>
      <w:r w:rsidR="006D6086" w:rsidRPr="00A2505F">
        <w:t>, as opposed to the increase in the spectrum of resources used</w:t>
      </w:r>
      <w:r w:rsidR="00170161" w:rsidRPr="00A2505F">
        <w:t xml:space="preserve"> to maintain energy requirements</w:t>
      </w:r>
      <w:r w:rsidR="006133ED" w:rsidRPr="006133ED">
        <w:t xml:space="preserve"> </w:t>
      </w:r>
      <w:r w:rsidR="00FF1B9E">
        <w:t>(</w:t>
      </w:r>
      <w:proofErr w:type="spellStart"/>
      <w:r w:rsidR="00FF1B9E">
        <w:t>Svanbä</w:t>
      </w:r>
      <w:r w:rsidR="006133ED">
        <w:t>ck</w:t>
      </w:r>
      <w:proofErr w:type="spellEnd"/>
      <w:r w:rsidR="006133ED">
        <w:t xml:space="preserve"> &amp; </w:t>
      </w:r>
      <w:proofErr w:type="spellStart"/>
      <w:r w:rsidR="006133ED">
        <w:t>Bolnick</w:t>
      </w:r>
      <w:proofErr w:type="spellEnd"/>
      <w:r w:rsidR="006133ED">
        <w:t xml:space="preserve"> 2007)</w:t>
      </w:r>
      <w:r w:rsidR="006D6086" w:rsidRPr="00A2505F">
        <w:t xml:space="preserve">. </w:t>
      </w:r>
      <w:r w:rsidR="00711D36" w:rsidRPr="00A2505F">
        <w:t>Both</w:t>
      </w:r>
      <w:r w:rsidRPr="00A2505F">
        <w:t xml:space="preserve"> strategies have been </w:t>
      </w:r>
      <w:r w:rsidR="00711D36" w:rsidRPr="00A2505F">
        <w:t xml:space="preserve">identified </w:t>
      </w:r>
      <w:r w:rsidRPr="00A2505F">
        <w:t xml:space="preserve">as ways for native species to cope with invasive </w:t>
      </w:r>
      <w:r w:rsidR="007122ED" w:rsidRPr="00A2505F">
        <w:t>competitors</w:t>
      </w:r>
      <w:r w:rsidRPr="00A2505F">
        <w:t xml:space="preserve"> in food webs </w:t>
      </w:r>
      <w:r w:rsidRPr="00A2505F">
        <w:fldChar w:fldCharType="begin"/>
      </w:r>
      <w:r w:rsidR="00CD2EB3">
        <w:instrText xml:space="preserve"> ADDIN ZOTERO_ITEM CSL_CITATION {"citationID":"jDVcj5Cj","properties":{"formattedCitation":"(Olsson {\\i{}et al.}, 2009; Jackson {\\i{}et al.}, 2012; Juncos {\\i{}et al.}, 2015; Tran {\\i{}et al.}, 2015)","plainCitation":"(Olsson et al., 2009; Jackson et al., 2012; Juncos et al., 2015; Tran et al., 2015)","noteIndex":0},"citationItems":[{"id":2379,"uris":["http://zotero.org/users/4941387/items/M8MXRSI6"],"uri":["http://zotero.org/users/4941387/items/M8MXRSI6"],"itemData":{"id":2379,"type":"article-journal","title":"Invasions and niche width: does niche width of an introduced crayfish differ from a native crayfish?","container-title":"Freshwater Biology","page":"1731-1740","volume":"54","issue":"8","source":"Crossref","DOI":"10.1111/j.1365-2427.2009.02221.x","ISSN":"00465070, 13652427","title-short":"Invasions and niche width","language":"en","author":[{"family":"Olsson","given":"Karin"},{"family":"Stenroth","given":"Patrik"},{"family":"NyströM","given":"Per"},{"family":"GranéLi","given":"Wilhelm"}],"issued":{"date-parts":[["2009",8]]}}},{"id":2382,"uris":["http://zotero.org/users/4941387/items/9P95HTRK"],"uri":["http://zotero.org/users/4941387/items/9P95HTRK"],"itemData":{"id":2382,"type":"article-journal","title":"Population-level metrics of trophic structure based on stable isotopes and their application to invasion ecology","container-title":"PLoS ONE","page":"e31757","volume":"7","issue":"2","source":"Crossref","DOI":"10.1371/journal.pone.0031757","ISSN":"1932-6203","language":"en","author":[{"family":"Jackson","given":"Michelle C."},{"family":"Donohue","given":"Ian"},{"family":"Jackson","given":"Andrew L."},{"family":"Britton","given":"J. Robert"},{"family":"Harper","given":"David M."},{"family":"Grey","given":"Jonathan"}],"editor":[{"family":"Thrush","given":"Simon"}],"issued":{"date-parts":[["2012",2,21]]}}},{"id":3741,"uris":["http://zotero.org/users/4941387/items/CHKJGKC6"],"uri":["http://zotero.org/users/4941387/items/CHKJGKC6"],"itemData":{</w:instrText>
      </w:r>
      <w:r w:rsidR="00CD2EB3" w:rsidRPr="00CD2EB3">
        <w:rPr>
          <w:lang w:val="fr-FR"/>
        </w:rPr>
        <w:instrText xml:space="preserve">"id":3741,"type":"article-journal","title":"Niche segregation facilitates coexistence between native and introduced fishes in a deep Patagonian lake","container-title":"Hydrobiologia","page":"53-67","volume":"747","issue":"1","source":"DOI.org (Crossref)","DOI":"10.1007/s10750-014-2122-z","ISSN":"0018-8158, 1573-5117","journalAbbreviation":"Hydrobiologia","language":"en","author":[{"family":"Juncos","given":"Romina"},{"family":"Milano","given":"Daniela"},{"family":"Macchi","given":"Patricio Jorge"},{"family":"Vigliano","given":"Pablo Horacio"}],"issued":{"date-parts":[["2015",3]]}}},{"id":2855,"uris":["http://zotero.org/users/4941387/items/53BTFVNJ"],"uri":["http://zotero.org/users/4941387/items/53BTFVNJ"],"itemData":{"id":2855,"type":"article-journal","title":"Patterns of trophic niche divergence between invasive and native fishes in wild communities are predictable from mesocosm studies","container-title":"Journal of Animal Ecology","page":"1071-1080","volume":"84","issue":"4","source":"Crossref","DOI":"10.1111/1365-2656.12360","ISSN":"00218790","language":"en","author":[{"family":"Tran","given":"Thi Nhat Quyen"},{"family":"Jackson","given":"Michelle C."},{"family":"Sheath","given":"Danny"},{"family":"Verreycken","given":"Hugo"},{"family":"Britton","given":"J. Robert"}],"editor":[{"family":"Veen","given":"Frank","non-dropping-particle":"van"}],"issued":{"date-parts":[["2015",7]]}}}],"schema":"https://github.com/citation-style-language/schema/raw/master/csl-citation.json"} </w:instrText>
      </w:r>
      <w:r w:rsidRPr="00A2505F">
        <w:fldChar w:fldCharType="separate"/>
      </w:r>
      <w:r w:rsidR="00CD2EB3" w:rsidRPr="00CD2EB3">
        <w:rPr>
          <w:rFonts w:cs="Times New Roman"/>
          <w:szCs w:val="24"/>
          <w:lang w:val="fr-FR"/>
        </w:rPr>
        <w:t xml:space="preserve">(Olsson </w:t>
      </w:r>
      <w:r w:rsidR="00CD2EB3" w:rsidRPr="00CD2EB3">
        <w:rPr>
          <w:rFonts w:cs="Times New Roman"/>
          <w:i/>
          <w:iCs/>
          <w:szCs w:val="24"/>
          <w:lang w:val="fr-FR"/>
        </w:rPr>
        <w:t>et al.</w:t>
      </w:r>
      <w:r w:rsidR="00CD2EB3" w:rsidRPr="00CD2EB3">
        <w:rPr>
          <w:rFonts w:cs="Times New Roman"/>
          <w:szCs w:val="24"/>
          <w:lang w:val="fr-FR"/>
        </w:rPr>
        <w:t xml:space="preserve">, 2009; Jackson </w:t>
      </w:r>
      <w:r w:rsidR="00CD2EB3" w:rsidRPr="00CD2EB3">
        <w:rPr>
          <w:rFonts w:cs="Times New Roman"/>
          <w:i/>
          <w:iCs/>
          <w:szCs w:val="24"/>
          <w:lang w:val="fr-FR"/>
        </w:rPr>
        <w:t>et al.</w:t>
      </w:r>
      <w:r w:rsidR="00CD2EB3" w:rsidRPr="00CD2EB3">
        <w:rPr>
          <w:rFonts w:cs="Times New Roman"/>
          <w:szCs w:val="24"/>
          <w:lang w:val="fr-FR"/>
        </w:rPr>
        <w:t xml:space="preserve">, 2012; Juncos </w:t>
      </w:r>
      <w:r w:rsidR="00CD2EB3" w:rsidRPr="00CD2EB3">
        <w:rPr>
          <w:rFonts w:cs="Times New Roman"/>
          <w:i/>
          <w:iCs/>
          <w:szCs w:val="24"/>
          <w:lang w:val="fr-FR"/>
        </w:rPr>
        <w:t>et al.</w:t>
      </w:r>
      <w:r w:rsidR="00CD2EB3" w:rsidRPr="00CD2EB3">
        <w:rPr>
          <w:rFonts w:cs="Times New Roman"/>
          <w:szCs w:val="24"/>
          <w:lang w:val="fr-FR"/>
        </w:rPr>
        <w:t xml:space="preserve">, 2015; Tran </w:t>
      </w:r>
      <w:r w:rsidR="00CD2EB3" w:rsidRPr="00CD2EB3">
        <w:rPr>
          <w:rFonts w:cs="Times New Roman"/>
          <w:i/>
          <w:iCs/>
          <w:szCs w:val="24"/>
          <w:lang w:val="fr-FR"/>
        </w:rPr>
        <w:t>et al.</w:t>
      </w:r>
      <w:r w:rsidR="00CD2EB3" w:rsidRPr="00CD2EB3">
        <w:rPr>
          <w:rFonts w:cs="Times New Roman"/>
          <w:szCs w:val="24"/>
          <w:lang w:val="fr-FR"/>
        </w:rPr>
        <w:t>, 2015)</w:t>
      </w:r>
      <w:r w:rsidRPr="00A2505F">
        <w:fldChar w:fldCharType="end"/>
      </w:r>
      <w:r w:rsidRPr="00CD2EB3">
        <w:rPr>
          <w:lang w:val="fr-FR"/>
        </w:rPr>
        <w:t>.</w:t>
      </w:r>
      <w:r w:rsidR="007122ED" w:rsidRPr="00CD2EB3">
        <w:rPr>
          <w:lang w:val="fr-FR"/>
        </w:rPr>
        <w:t xml:space="preserve"> </w:t>
      </w:r>
      <w:r w:rsidR="007122ED" w:rsidRPr="00A2505F">
        <w:t>B</w:t>
      </w:r>
      <w:r w:rsidR="003205F1" w:rsidRPr="00A2505F">
        <w:t>eyond direct competition by niche overlapping,</w:t>
      </w:r>
      <w:r w:rsidR="00D26DF5" w:rsidRPr="00A2505F">
        <w:t xml:space="preserve"> invaders can </w:t>
      </w:r>
      <w:r w:rsidR="00170161" w:rsidRPr="00A2505F">
        <w:t>lead to a</w:t>
      </w:r>
      <w:r w:rsidR="003205F1" w:rsidRPr="00A2505F">
        <w:t xml:space="preserve"> more</w:t>
      </w:r>
      <w:r w:rsidR="00D26DF5" w:rsidRPr="00A2505F">
        <w:t xml:space="preserve"> global</w:t>
      </w:r>
      <w:r w:rsidR="00170161" w:rsidRPr="00A2505F">
        <w:t xml:space="preserve"> reorganization of food webs in which they become integrated</w:t>
      </w:r>
      <w:r w:rsidR="00D65245" w:rsidRPr="00A2505F">
        <w:t>, with effects</w:t>
      </w:r>
      <w:r w:rsidR="007122ED" w:rsidRPr="00A2505F">
        <w:t xml:space="preserve"> propagating throughout trophic levels</w:t>
      </w:r>
      <w:r w:rsidR="00D65245" w:rsidRPr="00A2505F">
        <w:t xml:space="preserve"> </w:t>
      </w:r>
      <w:r w:rsidR="003205F1" w:rsidRPr="00A2505F">
        <w:fldChar w:fldCharType="begin"/>
      </w:r>
      <w:r w:rsidR="003205F1" w:rsidRPr="00A2505F">
        <w:instrText xml:space="preserve"> ADDIN ZOTERO_ITEM CSL_CITATION {"citationID":"BDPJ1UjU","properties":{"formattedCitation":"(David {\\i{}et al.}, 2017)","plainCitation":"(David et al., 2017)","noteIndex":0},"citationItems":[{"id":1802,"uris":["http://zotero.org/users/4941387/items/U9RTP459"],"uri":["http://zotero.org/users/4941387/items/U9RTP459"],"itemData":{"id":1802,"type":"chapter","title":"Impacts of invasive species on food webs: A review of empirical data","container-title":"Network of invasion: A synthesis of concepts","publisher":"Academic Press","publisher-place":"Oxford","page":"1-60","volume":"56","edition":"1st edition","event-place":"Oxford","author":[{"family":"David","given":"E."},{"family":"Thébault","given":"E."},{"family":"Anneville","given":"O."},{"family":"Duyck","given":"P.F."},{"family":"Chapuis","given":"E."},{"family":"Loeuille","given":"N."}],"editor":[{"family":"Bohan","given":"D."},{"family":"Dumbrell","given":"A.J."},{"family":"Massol","given":"F."}],"issued":{"date-parts":[["2017"]]}}}],"schema":"https://github.com/citation-style-language/schema/raw/master/csl-citation.json"} </w:instrText>
      </w:r>
      <w:r w:rsidR="003205F1" w:rsidRPr="00A2505F">
        <w:fldChar w:fldCharType="separate"/>
      </w:r>
      <w:r w:rsidR="003205F1" w:rsidRPr="00A2505F">
        <w:rPr>
          <w:rFonts w:cs="Times New Roman"/>
          <w:szCs w:val="24"/>
        </w:rPr>
        <w:t xml:space="preserve">(David </w:t>
      </w:r>
      <w:r w:rsidR="003205F1" w:rsidRPr="00A2505F">
        <w:rPr>
          <w:rFonts w:cs="Times New Roman"/>
          <w:i/>
          <w:iCs/>
          <w:szCs w:val="24"/>
        </w:rPr>
        <w:t>et al.</w:t>
      </w:r>
      <w:r w:rsidR="003205F1" w:rsidRPr="00A2505F">
        <w:rPr>
          <w:rFonts w:cs="Times New Roman"/>
          <w:szCs w:val="24"/>
        </w:rPr>
        <w:t>, 2017)</w:t>
      </w:r>
      <w:r w:rsidR="003205F1" w:rsidRPr="00A2505F">
        <w:fldChar w:fldCharType="end"/>
      </w:r>
      <w:r w:rsidR="003205F1" w:rsidRPr="00A2505F">
        <w:t xml:space="preserve">. </w:t>
      </w:r>
      <w:r w:rsidR="007122ED" w:rsidRPr="00A2505F">
        <w:t xml:space="preserve">Omnivorous invasive species are those that have the widest range of effects because they cumulate direct links with multiple levels of the recipient communities, including competition with species of a similar trophic level, and predation with those of upper and lower trophic levels </w:t>
      </w:r>
      <w:r w:rsidR="00E859B8" w:rsidRPr="00A2505F">
        <w:fldChar w:fldCharType="begin"/>
      </w:r>
      <w:r w:rsidR="006133ED">
        <w:instrText xml:space="preserve"> ADDIN ZOTERO_ITEM CSL_CITATION {"citationID":"cy8zUWWt","properties":{"formattedCitation":"(Snyder and Evans, 2006; Cucherousset and Olden, 2011; Jackson {\\i{}et al.}, 2017)","plainCitation":"(Snyder and Evans, 2006; Cucherousset and Olden, 2011; Jackson et al., 2017)","noteIndex":0},"citationItems":[{"id":2851,"uris":["http://zotero.org/users/4941387/items/9JYLDL2T"],"uri":["http://zotero.org/users/4941387/items/9JYLDL2T"],"itemData":{"id":2851,"type":"article-journal","title":"Ecological effects of invasive arthropod generalist predators","container-title":"Annual Review of Ecology, Evolution, and Systematics","page":"95-122","volume":"37","source":"JSTOR","abstract":"Arthropod generalist predators (AGP) are widespread and abundant in both aquatic and terrestrial ecosystems. They feed upon herbivores, detritivores, and predators, and also on plant material and detritus. In turn, AGP serve as prey for larger predators. Several prominent AGP have become invasive when moved by humans beyond their native range. With complex trophic roles, AGP have diverse effects on other species in their introduced ranges. The invaders displace similar native species, primarily through competition, intraguild predation, transmission of disease, and escape from predation and/or parasites. Invasive AGP often reach higher densities and/or biomass than the native predators they replace, sometimes strengthening herbivore regulation when invasive AGP feed on key herbivores, but sometimes weakening herbivore suppression when they eat key predators. The complexity and unpredictability of ecological effects of invasive AGP underscores the high risk of adverse consequences of intentional introductions of these species (e.g., for biological control or aquaculture).","ISSN":"1543-592X","author":[{"family":"Snyder","given":"William E."},{"family":"Evans","given":"Edward W."}],"issued":{"date-parts":[["2006"]]}}},{"id":2824,"uris":["http://zotero.org/users/4941387/items/P5KDKM4K"],"uri":["http://zotero.org/users/4941387/items/P5KDKM4K"],"itemData":{"id":2824,"type":"article-journal","title":"Ecological impacts of nonnative freshwater fishes","container-title":"Fisheries","page":"215-230","volume":"36","issue":"5","source":"Crossref","abstract":"There is a long history of introduction of non-native fishes in fresh waters and the introduction rate has accelerated greatly over time. Although not all introduced fishes have appreciable effects on their new ecosystems, many exert significant ecological, evolutionary, and economic impacts. For researchers, managers, and policy makers interested in conserving freshwater diversity, understanding the magnitude and array of potential impacts of non-native fish species is of utmost importance. The present study provides an illustrative conspectus of the most recent literature reporting ecological impacts of non-native freshwater fishes from a wide range of species and geographic locations and concludes with a prospectus of needed areas of scientific inquiry. Both directly and indirectly, invasive fishes affect a wide range of native organisms from zooplankton to mammals across multiple levels of biological organizations ranging from the genome to the ecosystem. Although a great deal of knowledge has been recently accumulated, this body of knowledge dwarfs in comparison to what we still need to learn. Specifically, we cite the need for additional scientific inquiry to fill knowledge gaps that are principally caused by taxonomically, geographically, disciplinarily, and methodologically unbalanced approaches.","DOI":"10.1080/03632415.2011.574578","ISSN":"0363-2415, 1548-8446","language":"en","author":[{"family":"Cucherousset","given":"Julien"},{"family":"Olden","given":"Julian D."}],"issued":{"date-parts":[["2011",5,19]]}}},{"id":3110,"uris":["http://zotero.org/users/4941387/items/K7H2DPJQ"],"uri":["http://zotero.org/users/4941387/items/K7H2DPJQ"],"itemData":{"id":3110,"type":"chapter","title":"Novel and disrupted trophic links following invasion in freshwater ecosystems","container-title":"Networks of invasion. 2. Band: Empirical evidence and case studies","collection-title":"Advances in ecological research","collection-number":"volume 57","publisher":"Elsevier ; Academic Press, an imprint of Elsevier","publisher-place":"Oxford London Cambridge San Diego","page":"55-97","edition":"First edition","source":"Gemeinsamer Bibliotheksverbund ISBN","event-place":"Oxford London Cambridge San Diego","ISBN":"978-0-12-813328-6","language":"en","editor":[{"family":"Bohan","given":"David A."},{"family":"Dumbrell","given":"Alex J."},{"family":"Massol","given":"François"}],"author":[{"family":"Jackson","given":"Michelle C."},{"family":"Wasserman","given":"R.J."},{"family":"Grey","given":"J."},{"family":"Ricciardi","given":"A."},{"family":"Dick","given":"J.T.A."},{"family":"Alexander","given":"M.E."}],"issued":{"date-parts":[["2017"]]}}}],"schema":"https://github.com/citation-style-language/schema/raw/master/csl-citation.json"} </w:instrText>
      </w:r>
      <w:r w:rsidR="00E859B8" w:rsidRPr="00A2505F">
        <w:fldChar w:fldCharType="separate"/>
      </w:r>
      <w:r w:rsidR="006133ED" w:rsidRPr="006133ED">
        <w:rPr>
          <w:rFonts w:cs="Times New Roman"/>
          <w:szCs w:val="24"/>
        </w:rPr>
        <w:t xml:space="preserve">(Snyder and Evans, 2006; Cucherousset and Olden, 2011; Jackson </w:t>
      </w:r>
      <w:r w:rsidR="006133ED" w:rsidRPr="006133ED">
        <w:rPr>
          <w:rFonts w:cs="Times New Roman"/>
          <w:i/>
          <w:iCs/>
          <w:szCs w:val="24"/>
        </w:rPr>
        <w:t>et al.</w:t>
      </w:r>
      <w:r w:rsidR="006133ED" w:rsidRPr="006133ED">
        <w:rPr>
          <w:rFonts w:cs="Times New Roman"/>
          <w:szCs w:val="24"/>
        </w:rPr>
        <w:t>, 2017)</w:t>
      </w:r>
      <w:r w:rsidR="00E859B8" w:rsidRPr="00A2505F">
        <w:fldChar w:fldCharType="end"/>
      </w:r>
      <w:r w:rsidR="00B878AF" w:rsidRPr="00A2505F">
        <w:t>.</w:t>
      </w:r>
    </w:p>
    <w:p w14:paraId="5AC1F10C" w14:textId="506D4CAF" w:rsidR="00711D36" w:rsidRDefault="007122ED" w:rsidP="00553A0B">
      <w:pPr>
        <w:rPr>
          <w:lang w:val="en-US"/>
        </w:rPr>
      </w:pPr>
      <w:r w:rsidRPr="00A2505F">
        <w:rPr>
          <w:lang w:val="en-US"/>
        </w:rPr>
        <w:t xml:space="preserve">Niche theory also predicts that the outcome of trophic relationships varies depending on environmental conditions </w:t>
      </w:r>
      <w:r w:rsidRPr="00A2505F">
        <w:rPr>
          <w:lang w:val="en-US"/>
        </w:rPr>
        <w:fldChar w:fldCharType="begin"/>
      </w:r>
      <w:r w:rsidRPr="00A2505F">
        <w:rPr>
          <w:lang w:val="en-US"/>
        </w:rPr>
        <w:instrText xml:space="preserve"> ADDIN ZOTERO_ITEM CSL_CITATION {"citationID":"Wh7Q8Z5i","properties":{"formattedCitation":"(Chesson, 2000)","plainCitation":"(Chesson, 2000)","noteIndex":0},"citationItems":[{"id":1464,"uris":["http://zotero.org/users/4941387/items/8QNXHM9B"],"uri":["http://zotero.org/users/4941387/items/8QNXHM9B"],"itemData":{"id":1464,"type":"article-journal","title":"Mechanisms of maintenance of species diversity","container-title":"Annual review of Ecology and Systematics","page":"343–366","volume":"31","issue":"1","source":"Google Scholar","author":[{"family":"Chesson","given":"Peter"}],"issued":{"date-parts":[["2000"]]}}}],"schema":"https://github.com/citation-style-language/schema/raw/master/csl-citation.json"} </w:instrText>
      </w:r>
      <w:r w:rsidRPr="00A2505F">
        <w:rPr>
          <w:lang w:val="en-US"/>
        </w:rPr>
        <w:fldChar w:fldCharType="separate"/>
      </w:r>
      <w:r w:rsidRPr="00A2505F">
        <w:rPr>
          <w:rFonts w:cs="Times New Roman"/>
          <w:lang w:val="en-US"/>
        </w:rPr>
        <w:t>(Chesson, 2000)</w:t>
      </w:r>
      <w:r w:rsidRPr="00A2505F">
        <w:rPr>
          <w:lang w:val="en-US"/>
        </w:rPr>
        <w:fldChar w:fldCharType="end"/>
      </w:r>
      <w:r w:rsidRPr="00A2505F">
        <w:rPr>
          <w:lang w:val="en-US"/>
        </w:rPr>
        <w:t xml:space="preserve">. While the former has been well integrated </w:t>
      </w:r>
      <w:r w:rsidR="0036465A">
        <w:rPr>
          <w:lang w:val="en-US"/>
        </w:rPr>
        <w:fldChar w:fldCharType="begin"/>
      </w:r>
      <w:r w:rsidR="0036465A">
        <w:rPr>
          <w:lang w:val="en-US"/>
        </w:rPr>
        <w:instrText xml:space="preserve"> ADDIN ZOTERO_ITEM CSL_CITATION {"citationID":"9F9y2FEF","properties":{"formattedCitation":"(Ricciardi {\\i{}et al.}, 2013)","plainCitation":"(Ricciardi et al., 2013)","noteIndex":0},"citationItems":[{"id":2944,"uris":["http://zotero.org/users/4941387/items/XARNDZF9"],"uri":["http://zotero.org/users/4941387/items/XARNDZF9"],"itemData":{"id":2944,"type":"article-journal","title":"Progress toward understanding the ecological impacts of nonnative species","container-title":"Ecological Monographs","page":"263-282","volume":"83","issue":"3","source":"Crossref","abstract":"A predictive understanding of the ecological impacts of nonnative species has been slow to develop, owing largely to an apparent dearth of clearly deﬁned hypotheses and the lack of a broad theoretical framework. The context dependency of impact has fueled the perception that meaningful generalizations are nonexistent. Here, we identiﬁed and reviewed 19 testable hypotheses that explain temporal and spatial variation in impact. Despite poor validation of most hypotheses to date, evidence suggests that each can explain at least some impacts in some situations. Several hypotheses are broad in scope (applying to plants and animals in virtually all contexts) and some of them, intriguingly, link processes of colonization and impact. Collectively, these hypotheses highlight the importance of the functional ecology of the nonnative species and the structure, diversity, and evolutionary experience of the recipient community as general determinants of impact; thus, they could provide the foundation for a theoretical framework for understanding and predicting impact. Further substantive progress toward this goal requires explicit consideration of within-taxon and across-taxa variation in the per capita effect of invaders, and analyses of complex interactions between invaders and their biotic and abiotic environments.","DOI":"10.1890/13-0183.1","ISSN":"0012-9615","language":"en","author":[{"family":"Ricciardi","given":"Anthony"},{"family":"Hoopes","given":"Martha F."},{"family":"Marchetti","given":"Michael P."},{"family":"Lockwood","given":"Julie L."}],"issued":{"date-parts":[["2013",8]]}}}],"schema":"https://github.com/citation-style-language/schema/raw/master/csl-citation.json"} </w:instrText>
      </w:r>
      <w:r w:rsidR="0036465A">
        <w:rPr>
          <w:lang w:val="en-US"/>
        </w:rPr>
        <w:fldChar w:fldCharType="separate"/>
      </w:r>
      <w:r w:rsidR="0036465A" w:rsidRPr="0036465A">
        <w:rPr>
          <w:rFonts w:cs="Times New Roman"/>
          <w:szCs w:val="24"/>
        </w:rPr>
        <w:t xml:space="preserve">(Ricciardi </w:t>
      </w:r>
      <w:r w:rsidR="0036465A" w:rsidRPr="0036465A">
        <w:rPr>
          <w:rFonts w:cs="Times New Roman"/>
          <w:i/>
          <w:iCs/>
          <w:szCs w:val="24"/>
        </w:rPr>
        <w:t>et al.</w:t>
      </w:r>
      <w:r w:rsidR="0036465A" w:rsidRPr="0036465A">
        <w:rPr>
          <w:rFonts w:cs="Times New Roman"/>
          <w:szCs w:val="24"/>
        </w:rPr>
        <w:t>, 2013)</w:t>
      </w:r>
      <w:r w:rsidR="0036465A">
        <w:rPr>
          <w:lang w:val="en-US"/>
        </w:rPr>
        <w:fldChar w:fldCharType="end"/>
      </w:r>
      <w:r w:rsidRPr="00A2505F">
        <w:rPr>
          <w:lang w:val="en-US"/>
        </w:rPr>
        <w:t xml:space="preserve">, the latter has </w:t>
      </w:r>
      <w:r w:rsidR="00860CAE">
        <w:rPr>
          <w:lang w:val="en-US"/>
        </w:rPr>
        <w:t>often been</w:t>
      </w:r>
      <w:r w:rsidRPr="00A2505F">
        <w:rPr>
          <w:lang w:val="en-US"/>
        </w:rPr>
        <w:t xml:space="preserve"> controlled </w:t>
      </w:r>
      <w:r w:rsidR="00860CAE">
        <w:rPr>
          <w:lang w:val="en-US"/>
        </w:rPr>
        <w:t xml:space="preserve">in studies of trophic consequences of invasions </w:t>
      </w:r>
      <w:r w:rsidRPr="00A2505F">
        <w:rPr>
          <w:lang w:val="en-US"/>
        </w:rPr>
        <w:t xml:space="preserve">so far, with studies undergone in </w:t>
      </w:r>
      <w:r w:rsidRPr="00A2505F">
        <w:rPr>
          <w:lang w:val="en-US"/>
        </w:rPr>
        <w:lastRenderedPageBreak/>
        <w:t>experimental conditions</w:t>
      </w:r>
      <w:r w:rsidR="00956C9C" w:rsidRPr="00A2505F">
        <w:rPr>
          <w:lang w:val="en-US"/>
        </w:rPr>
        <w:t xml:space="preserve"> (see Melbourne et al. 2007)</w:t>
      </w:r>
      <w:r w:rsidR="008A7EB2">
        <w:rPr>
          <w:lang w:val="en-US"/>
        </w:rPr>
        <w:t xml:space="preserve">, </w:t>
      </w:r>
      <w:r w:rsidR="00CD2EB3">
        <w:rPr>
          <w:lang w:val="en-US"/>
        </w:rPr>
        <w:t xml:space="preserve">sometimes </w:t>
      </w:r>
      <w:r w:rsidR="00716C63">
        <w:rPr>
          <w:lang w:val="en-US"/>
        </w:rPr>
        <w:t xml:space="preserve">analyses of natural communities but with </w:t>
      </w:r>
      <w:r w:rsidR="008A7EB2">
        <w:rPr>
          <w:lang w:val="en-US"/>
        </w:rPr>
        <w:t xml:space="preserve">limited replication/number of sites </w:t>
      </w:r>
      <w:r w:rsidR="008A7EB2">
        <w:rPr>
          <w:lang w:val="en-US"/>
        </w:rPr>
        <w:fldChar w:fldCharType="begin"/>
      </w:r>
      <w:r w:rsidR="001F7978">
        <w:rPr>
          <w:lang w:val="en-US"/>
        </w:rPr>
        <w:instrText xml:space="preserve"> ADDIN ZOTERO_ITEM CSL_CITATION {"citationID":"AEdCTTep","properties":{"unsorted":true,"formattedCitation":"(Jackson {\\i{}et al.}, 2016a; Britton {\\i{}et al.}, 2018; Jackson {\\i{}et al.}, 2012; but see Tran {\\i{}et al.}, 2015)","plainCitation":"(Jackson et al., 2016a; Britton et al., 2018; Jackson et al., 2012; but see Tran et al., 2015)","noteIndex":0},"citationItems":[{"id":3581,"uris":["http://zotero.org/users/4941387/items/VWPW3QUP"],"uri":["http://zotero.org/users/4941387/items/VWPW3QUP"],"itemData":{"id":3581,"type":"article-journal","title":"Do non-native pumpkinseed Lepomis gibbosus affect the growth, diet and trophic niche breadth of native brown trout Salmo trutta?","container-title":"Hydrobiologia","page":"63-75","volume":"772","issue":"1","source":"DOI.org (Crossref)","DOI":"10.1007/s10750-016-2641-x","ISSN":"0018-8158, 1573-5117","journalAbbreviation":"Hydrobiologia","language":"en","author":[{"family":"Jackson","given":"M. C."},{"family":"Britton","given":"J. R."},{"family":"Cucherousset","given":"J."},{"family":"Guo","given":"Z."},{"family":"Stakėnas","given":"S."},{"family":"Gozlan","given":"R. E."},{"family":"Godard","given":"M. G."},{"family":"Roussel","given":"J.-M."},{"family":"Copp","given":"G. H."}],"issued":{"date-parts":[["2016",6]]}}},{"id":2857,"uris":["http://zotero.org/users/4941387/items/PRPQR837"],"uri":["http://zotero.org/users/4941387/items/PRPQR837"],"itemData":{"id":2857,"type":"article-journal","title":"Trophic consequences of introduced species: Comparative impacts of increased interspecific versus intraspecific competitive interactions","container-title":"Functional Ecology","page":"486-495","volume":"32","issue":"2","source":"Crossref","DOI":"10.1111/1365-2435.12978","ISSN":"02698463","title-short":"Trophic consequences of introduced species","language":"en","author":[{"family":"Britton","given":"J. Robert"},{"family":"Ruiz-Navarro","given":"Ana"},{"family":"Verreycken","given":"Hugo"},{"family":"Amat-Trigo","given":"Fatima"}],"editor":[{"family":"Trullas","given":"Susana Clusella"}],"issued":{"date-parts":[["2018",2]]}}},{"id":2382,"uris":["http://zotero.org/users/4941387/items/9P95HTRK"],"uri":["http://zotero.org/users/4941387/items/9P95HTRK"],"itemData":{"id":2382,"type":"article-journal","title":"Population-level metrics of trophic struc</w:instrText>
      </w:r>
      <w:r w:rsidR="001F7978" w:rsidRPr="001F7978">
        <w:rPr>
          <w:lang w:val="fr-FR"/>
        </w:rPr>
        <w:instrText xml:space="preserve">ture based on stable isotopes and their application to invasion ecology","container-title":"PLoS ONE","page":"e31757","volume":"7","issue":"2","source":"Crossref","DOI":"10.1371/journal.pone.0031757","ISSN":"1932-6203","language":"en","author":[{"family":"Jackson","given":"Michelle C."},{"family":"Donohue","given":"Ian"},{"family":"Jackson","given":"Andrew L."},{"family":"Britton","given":"J. Robert"},{"family":"Harper","given":"David M."},{"family":"Grey","given":"Jonathan"}],"editor":[{"family":"Thrush","given":"Simon"}],"issued":{"date-parts":[["2012",2,21]]}}},{"id":2855,"uris":["http://zotero.org/users/4941387/items/53BTFVNJ"],"uri":["http://zotero.org/users/4941387/items/53BTFVNJ"],"itemData":{"id":2855,"type":"article-journal","title":"Patterns of trophic niche divergence between invasive and native fishes in wild communities are predictable from mesocosm studies","container-title":"Journal of Animal Ecology","page":"1071-1080","volume":"84","issue":"4","source":"Crossref","DOI":"10.1111/1365-2656.12360","ISSN":"00218790","language":"en","author":[{"family":"Tran","given":"Thi Nhat Quyen"},{"family":"Jackson","given":"Michelle C."},{"family":"Sheath","given":"Danny"},{"family":"Verreycken","given":"Hugo"},{"family":"Britton","given":"J. Robert"}],"editor":[{"family":"Veen","given":"Frank","non-dropping-particle":"van"}],"issued":{"date-parts":[["2015",7]]}},"prefix":"but see"}],"schema":"https://github.com/citation-style-language/schema/raw/master/csl-citation.json"} </w:instrText>
      </w:r>
      <w:r w:rsidR="008A7EB2">
        <w:rPr>
          <w:lang w:val="en-US"/>
        </w:rPr>
        <w:fldChar w:fldCharType="separate"/>
      </w:r>
      <w:r w:rsidR="001F7978" w:rsidRPr="001F7978">
        <w:rPr>
          <w:rFonts w:cs="Times New Roman"/>
          <w:szCs w:val="24"/>
          <w:lang w:val="fr-FR"/>
        </w:rPr>
        <w:t xml:space="preserve">(Jackson </w:t>
      </w:r>
      <w:r w:rsidR="001F7978" w:rsidRPr="001F7978">
        <w:rPr>
          <w:rFonts w:cs="Times New Roman"/>
          <w:i/>
          <w:iCs/>
          <w:szCs w:val="24"/>
          <w:lang w:val="fr-FR"/>
        </w:rPr>
        <w:t>et al.</w:t>
      </w:r>
      <w:r w:rsidR="001F7978" w:rsidRPr="001F7978">
        <w:rPr>
          <w:rFonts w:cs="Times New Roman"/>
          <w:szCs w:val="24"/>
          <w:lang w:val="fr-FR"/>
        </w:rPr>
        <w:t xml:space="preserve">, 2016a; Britton </w:t>
      </w:r>
      <w:r w:rsidR="001F7978" w:rsidRPr="001F7978">
        <w:rPr>
          <w:rFonts w:cs="Times New Roman"/>
          <w:i/>
          <w:iCs/>
          <w:szCs w:val="24"/>
          <w:lang w:val="fr-FR"/>
        </w:rPr>
        <w:t>et al.</w:t>
      </w:r>
      <w:r w:rsidR="001F7978" w:rsidRPr="001F7978">
        <w:rPr>
          <w:rFonts w:cs="Times New Roman"/>
          <w:szCs w:val="24"/>
          <w:lang w:val="fr-FR"/>
        </w:rPr>
        <w:t xml:space="preserve">, 2018; Jackson </w:t>
      </w:r>
      <w:r w:rsidR="001F7978" w:rsidRPr="001F7978">
        <w:rPr>
          <w:rFonts w:cs="Times New Roman"/>
          <w:i/>
          <w:iCs/>
          <w:szCs w:val="24"/>
          <w:lang w:val="fr-FR"/>
        </w:rPr>
        <w:t>et al.</w:t>
      </w:r>
      <w:r w:rsidR="001F7978" w:rsidRPr="001F7978">
        <w:rPr>
          <w:rFonts w:cs="Times New Roman"/>
          <w:szCs w:val="24"/>
          <w:lang w:val="fr-FR"/>
        </w:rPr>
        <w:t xml:space="preserve">, 2012; but see Tran </w:t>
      </w:r>
      <w:r w:rsidR="001F7978" w:rsidRPr="001F7978">
        <w:rPr>
          <w:rFonts w:cs="Times New Roman"/>
          <w:i/>
          <w:iCs/>
          <w:szCs w:val="24"/>
          <w:lang w:val="fr-FR"/>
        </w:rPr>
        <w:t>et al.</w:t>
      </w:r>
      <w:r w:rsidR="001F7978" w:rsidRPr="001F7978">
        <w:rPr>
          <w:rFonts w:cs="Times New Roman"/>
          <w:szCs w:val="24"/>
          <w:lang w:val="fr-FR"/>
        </w:rPr>
        <w:t>, 2015)</w:t>
      </w:r>
      <w:r w:rsidR="008A7EB2">
        <w:rPr>
          <w:lang w:val="en-US"/>
        </w:rPr>
        <w:fldChar w:fldCharType="end"/>
      </w:r>
      <w:r w:rsidRPr="001F7978">
        <w:rPr>
          <w:lang w:val="fr-FR"/>
        </w:rPr>
        <w:t xml:space="preserve">. </w:t>
      </w:r>
      <w:r w:rsidR="003E7BC7" w:rsidRPr="00A2505F">
        <w:rPr>
          <w:lang w:val="en-US"/>
        </w:rPr>
        <w:t>However, not only</w:t>
      </w:r>
      <w:r w:rsidR="00820999" w:rsidRPr="00A2505F">
        <w:rPr>
          <w:lang w:val="en-US"/>
        </w:rPr>
        <w:t xml:space="preserve"> environmental conditions shape food webs</w:t>
      </w:r>
      <w:r w:rsidR="004D6FEB">
        <w:rPr>
          <w:lang w:val="en-US"/>
        </w:rPr>
        <w:t xml:space="preserve"> </w:t>
      </w:r>
      <w:r w:rsidR="004D6FEB">
        <w:rPr>
          <w:lang w:val="en-US"/>
        </w:rPr>
        <w:fldChar w:fldCharType="begin"/>
      </w:r>
      <w:r w:rsidR="003D0B38">
        <w:rPr>
          <w:lang w:val="en-US"/>
        </w:rPr>
        <w:instrText xml:space="preserve"> ADDIN ZOTERO_ITEM CSL_CITATION {"citationID":"Z2IN0Ym4","properties":{"formattedCitation":"(Post {\\i{}et al.}, 2000; Doi {\\i{}et al.}, 2009)","plainCitation":"(Post et al., 2000; Doi et al., 2009)","noteIndex":0},"citationItems":[{"id":2920,"uris":["http://zotero.org/users/4941387/items/PYDMV5NZ"],"uri":["http://zotero.org/users/4941387/items/PYDMV5NZ"],"itemData":{"id":2920,"type":"article-journal","title":"Ecosystem size determines food-chain length in lakes","container-title":"Nature","page":"1047-1049","volume":"405","issue":"6790","source":"Crossref","DOI":"10.1038/35016565","ISSN":"0028-0836, 1476-4687","language":"en","author":[{"family":"Post","given":"David M."},{"family":"Pace","given":"Michael L."},{"family":"Hairston","given":"Nelson G."}],"issued":{"date-parts":[["2000",6]]}}},{"id":3614,"uris":["http://zotero.org/users/4941387/items/4KZG9ID2"],"uri":["http://zotero.org/users/4941387/items/4KZG9ID2"],"itemData":{"id":3614,"type":"article-journal","title":"Resource availability and ecosystem size predict food-chain length in pond ecosystems","container-title":"Oikos","page":"138-144","volume":"118","issue":"1","source":"Wiley Online Library","abstract":"Food-chain length (FCL) in ecosystems has been studied extensively, and numerous hypotheses to predict FCL, productivity, ecosystem size, and productive space have been proposed. For example, the productivity hypothesis suggests that resource availability limits FCL, whereas the productive-space hypothesis predicts that per-unit-size resource availability and ecosystem size equally limit FCL. However, previous studies have only measured total productivity to test FCL and have never tested the impact of resource availability within a system on FCL. Therefore, we estimated FCL in 15 ponds using stable isotope techniques to test the most common hypotheses for predicting FCL. We also measured total productivity, pond volume (ecosystem size), and edible microalgal carbon (resource availability) in each pond. We found that productive-space (edible carbon+pond volume) was the best model to predict FCL, and FCL was significantly correlated with edible carbon and pond volume. However, factors such as total productivity did not directly predict FCL of the ponds. Therefore, our results suggest that both resource availability and ecosystem size predict FCL in pond ecosystems and play significant roles in maintaining longer FCLs. Furthermore, the productive-space hypothesis appears to be particularly important for determining the FCL of ponds.","DOI":"10.1111/j.1600-0706.2008.17171.x","ISSN":"1600-0706","language":"en","author":[{"family":"Doi","given":"Hideyuki"},{"family":"Chang","given":"Kwang-Hyeon"},{"family":"Ando","given":"Takamitsu"},{"family":"Ninomiya","given":"Ippei"},{"family":"Imai","given":"Hiroyuki"},{"family":"Nakano","given":"Shin-ichi"}],"issued":{"date-parts":[["2009"]]}}}],"schema":"https://github.com/citation-style-language/schema/raw/master/csl-citation.json"} </w:instrText>
      </w:r>
      <w:r w:rsidR="004D6FEB">
        <w:rPr>
          <w:lang w:val="en-US"/>
        </w:rPr>
        <w:fldChar w:fldCharType="separate"/>
      </w:r>
      <w:r w:rsidR="003D0B38" w:rsidRPr="003D0B38">
        <w:rPr>
          <w:rFonts w:cs="Times New Roman"/>
          <w:szCs w:val="24"/>
        </w:rPr>
        <w:t xml:space="preserve">(Post </w:t>
      </w:r>
      <w:r w:rsidR="003D0B38" w:rsidRPr="003D0B38">
        <w:rPr>
          <w:rFonts w:cs="Times New Roman"/>
          <w:i/>
          <w:iCs/>
          <w:szCs w:val="24"/>
        </w:rPr>
        <w:t>et al.</w:t>
      </w:r>
      <w:r w:rsidR="003D0B38" w:rsidRPr="003D0B38">
        <w:rPr>
          <w:rFonts w:cs="Times New Roman"/>
          <w:szCs w:val="24"/>
        </w:rPr>
        <w:t xml:space="preserve">, 2000; Doi </w:t>
      </w:r>
      <w:r w:rsidR="003D0B38" w:rsidRPr="003D0B38">
        <w:rPr>
          <w:rFonts w:cs="Times New Roman"/>
          <w:i/>
          <w:iCs/>
          <w:szCs w:val="24"/>
        </w:rPr>
        <w:t>et al.</w:t>
      </w:r>
      <w:r w:rsidR="003D0B38" w:rsidRPr="003D0B38">
        <w:rPr>
          <w:rFonts w:cs="Times New Roman"/>
          <w:szCs w:val="24"/>
        </w:rPr>
        <w:t>, 2009)</w:t>
      </w:r>
      <w:r w:rsidR="004D6FEB">
        <w:rPr>
          <w:lang w:val="en-US"/>
        </w:rPr>
        <w:fldChar w:fldCharType="end"/>
      </w:r>
      <w:r w:rsidR="003E7BC7" w:rsidRPr="00A2505F">
        <w:rPr>
          <w:lang w:val="en-US"/>
        </w:rPr>
        <w:t>, but</w:t>
      </w:r>
      <w:r w:rsidR="00820999" w:rsidRPr="00A2505F">
        <w:rPr>
          <w:lang w:val="en-US"/>
        </w:rPr>
        <w:t xml:space="preserve"> </w:t>
      </w:r>
      <w:r w:rsidR="00006AEC" w:rsidRPr="00A2505F">
        <w:rPr>
          <w:lang w:val="en-US"/>
        </w:rPr>
        <w:t>invaders</w:t>
      </w:r>
      <w:r w:rsidR="00820999" w:rsidRPr="00A2505F">
        <w:rPr>
          <w:lang w:val="en-US"/>
        </w:rPr>
        <w:t xml:space="preserve"> themselves, especially </w:t>
      </w:r>
      <w:r w:rsidR="00B428C9" w:rsidRPr="00A2505F">
        <w:rPr>
          <w:lang w:val="en-US"/>
        </w:rPr>
        <w:t>omnivorous ones</w:t>
      </w:r>
      <w:r w:rsidR="00006AEC" w:rsidRPr="00A2505F">
        <w:rPr>
          <w:lang w:val="en-US"/>
        </w:rPr>
        <w:t>, can be expected to display variable trophic niches depen</w:t>
      </w:r>
      <w:r w:rsidR="00B428C9" w:rsidRPr="00A2505F">
        <w:rPr>
          <w:lang w:val="en-US"/>
        </w:rPr>
        <w:t>ding</w:t>
      </w:r>
      <w:r w:rsidR="00006AEC" w:rsidRPr="00A2505F">
        <w:rPr>
          <w:lang w:val="en-US"/>
        </w:rPr>
        <w:t xml:space="preserve"> on availa</w:t>
      </w:r>
      <w:r w:rsidR="00BB4EF2" w:rsidRPr="00A2505F">
        <w:rPr>
          <w:lang w:val="en-US"/>
        </w:rPr>
        <w:t>ble</w:t>
      </w:r>
      <w:r w:rsidR="00006AEC" w:rsidRPr="00A2505F">
        <w:rPr>
          <w:lang w:val="en-US"/>
        </w:rPr>
        <w:t xml:space="preserve"> resources</w:t>
      </w:r>
      <w:r w:rsidR="004D6FEB">
        <w:rPr>
          <w:lang w:val="en-US"/>
        </w:rPr>
        <w:t xml:space="preserve"> and their depletion</w:t>
      </w:r>
      <w:r w:rsidR="00006AEC" w:rsidRPr="00A2505F">
        <w:rPr>
          <w:lang w:val="en-US"/>
        </w:rPr>
        <w:t xml:space="preserve">, making their impacts much more variable in natural food webs </w:t>
      </w:r>
      <w:r w:rsidR="00656BD4" w:rsidRPr="00A2505F">
        <w:rPr>
          <w:lang w:val="en-US"/>
        </w:rPr>
        <w:fldChar w:fldCharType="begin"/>
      </w:r>
      <w:r w:rsidR="009F577D">
        <w:rPr>
          <w:lang w:val="en-US"/>
        </w:rPr>
        <w:instrText xml:space="preserve"> ADDIN ZOTERO_ITEM CSL_CITATION {"citationID":"FNsAUvad","properties":{"formattedCitation":"(Evangelista {\\i{}et al.}, 2014; Jackson {\\i{}et al.}, 2016b, 2017; Carreira {\\i{}et al.}, 2017)","plainCitation":"(Evangelista et al., 2014; Jackson et al., 2016b, 2017; Carreira et al., 2017)","noteIndex":0},"citationItems":[{"id":2890,"uris":["http://zotero.org/users/4941387/items/QB3P3CVM"],"uri":["http://zotero.org/users/4941387/items/QB3P3CVM"],"itemData":{"id":2890,"type":"article-journal","title":"Ecological opportunities and intraspecific competition alter trophic niche specialization in an opportunistic stream predator","container-title":"Journal of Animal Ecology","page":"1025-1034","volume":"83","issue":"5","source":"Crossref","DOI":"10.1111/1365-2656.12208","ISSN":"00218790","language":"en","author":[{"family":"Evangelista","given":"Charlotte"},{"family":"Boiche","given":"Anatole"},{"family":"Lecerf","given":"Antoine"},{"family":"Cucherousset","given":"Julien"}],"editor":[{"family":"Bearhop","given":"Stuart"}],"issued":{"date-parts":[["2014",9]]}}},{"id":2328,"uris":["http://zotero.org/users/4941387/items/7M7KBU8H"],"uri":["http://zotero.org/users/4941387/items/7M7KBU8H"],"itemData":{"id":2328,"type":"article-journal","title":"Dietary niche constriction when invaders meet natives: evidence from freshwater decapods","container-title":"Journal of Animal Ecology","page":"1098-1107","volume":"85","issue":"4","source":"Wiley Online Library","abstract":"Invasive species are a key driver of global environmental change, with frequently strong negative consequences for native biodiversity and ecosystem processes. Understanding competitive interactions between invaders and functionally similar native species provides an important benchmark for predicting the consequences of invasion. However, even though having a broad dietary niche is widely considered a key factor determining invasion success, little is known about the effects of competition with functionally similar native competitors on the dietary niche breadths of invasive species. We used a combination of field experiments and field surveys to examine the impacts of competition with a functionally similar native crab species on the population densities, growth rates and diet of the globally widespread invasive red swamp crayfish in an African river ecosystem. The presence of native crabs triggered significant dietary niche constriction within the invasive crayfish population. Further, growth rates of both species were reduced significantly, and by a similar extent, in the presence of one another. In spite of this, crayfish maintained positive growth rates in the presence of crabs, whereas crabs lost mass in the presence of crayfish. Consequently, over the 3-year duration of the study, crab abundance declined at those sites invaded by the crayfish, becoming locally extinct at one. The invasive crayfish had a dramatic effect on ecosystem structure and functioning, halving benthic invertebrate densities and increasing decomposition rates fourfold compared to the crabs. This indicates that replacement of native crabs by invasive crayfish likely alters the structure and functioning of African river ecosystems significantly. This study provides a novel example of the constriction of the dietary niche of a successful invasive population in the presence of competition from a functionally similar native species. This finding highlights the importance of considering both environmental and ecological contexts in order to predict and manage the impacts of invasive species on ecosystems.","DOI":"10.1111/1365-2656.12533","ISSN":"1365-2656","title-short":"Dietary niche constriction when invaders meet natives","language":"en","author":[{"family":"Jackson","given":"Michelle C."},{"family":"Grey","given":"Jonathan"},{"family":"Miller","given":"Katie"},{"family":"Britton","given":"J. Robert"},{"family":"Donohue","given":"Ian"}],"issued":{"date-parts":[["2016"]]}}},{"id":3110,"uris":["http://zotero.org/users/4941387/items/K7H2DPJQ"],"uri":["http://zotero.org/users/4941387/items/K7H2DPJQ"],"itemData":{"id":3110,"type":"chapter","title":"Novel and disrupted trophic links following invasion in freshwater ecosystems","container-title":"Networks of invasion. 2. Band: Empirical evidence and case studies","collection-title":"Advances in ecological research","collection-number":"volume 57","publisher":"Elsevier ; Academic Press, an imprint of Elsevier","publisher-place":"Oxford London Cambridge San Diego","page":"55-97","edition":"First edition","source":"Gemeinsamer Bibliotheksverbund ISBN","event-place":"Oxford London Cambridge San Diego","ISBN":"978-0-12-813328-6","language":"en","editor":[{"family":"Bohan","given":"David A."},{"family":"Dumbrell","given":"Alex J."},{"family":"Massol","given":"François"}],"author":[{"family":"Jackson","given":"Michelle C."},{"family":"Wasserman","given":"R.J."},{"family":"Grey","given":"J."},{"family":"Ricciardi","given":"A."},{"family":"Dick","given":"J.T.A."},{"family":"Alexander","given":"M.E."}],"issued":{"date-parts":[["2017"]]}}},{"id":2530,"uris":["http://zotero.org/users/4941387/items/AXZHZG35"],"uri":["http://zotero.org/users/4941387/items/AXZHZG35"],"itemData":{"id":2530,"type":"article-journal","title":"Can heat waves change the trophic role of the world’s most invasive crayfish? Diet shifts in Procambarus clarkii","container-title":"PLOS ONE","page":"e0183108","volume":"12","issue":"9","source":"Crossref","abstract":"In the Mediterranean basin, the globally increasing temperatures are expected to be accompanied by longer heat waves. Commonly assumed to benefit cold-limited invasive alien species, these climatic changes may also change their feeding preferences, especially in the case of omnivorous ectotherms. We investigated heat wave effects on diet choice, growth and energy reserves in the invasive red swamp crayfish, Procambarus clarkii. In laboratory experiments, we fed juvenile and adult crayfish on animal, plant or mixed diets and exposed them to a short or a long heat wave. We then measured crayfish survival, growth, body reserves and Fulton’s condition index. Diet choices of the crayfish maintained on the mixed diet were estimated using stable isotopes (13C and 15N). The results suggest a decreased efficiency of carnivorous diets at higher temperatures, as juveniles fed on t</w:instrText>
      </w:r>
      <w:r w:rsidR="009F577D" w:rsidRPr="009F577D">
        <w:rPr>
          <w:lang w:val="fr-FR"/>
        </w:rPr>
        <w:instrText xml:space="preserve">he animal diet were unable to maintain high growth rates in the long heat wave; and a decreased efficiency of herbivorous diets at lower temperatures, as juveniles in the cold accumulated less body reserves when fed on the plant diet. Heat wave treatments increased the assimilation of plant material, especially in juveniles, allowing them to sustain high growth rates in the long heat wave. Contrary to our expectations, crayfish performance decreased in the long heat wave, suggesting that Mediterranean summer heat waves may have negative effects on P. clarkii and that they are unlikely to boost its populations in this region. Although uncertain, it is possible that the greater assimilation of the plant diet resulted from changes in crayfish feeding preferences, raising the hypotheses that i) heat waves may change the predominant impacts of this keystone species and ii) that by altering species’ trophic niches, climate change may alter the main impacts of invasive alien species.","DOI":"10.1371/journal.pone.0183108","ISSN":"1932-6203","title-short":"Can heat waves change the trophic role of the world’s most invasive crayfish?","language":"en","author":[{"family":"Carreira","given":"Bruno M."},{"family":"Segurado","given":"Pedro"},{"family":"Laurila","given":"Anssi"},{"family":"Rebelo","given":"Rui"}],"editor":[{"family":"Dam","given":"Hans G."}],"issued":{"date-parts":[["2017",9,5]]}}}],"schema":"https://github.com/citation-style-language/schema/raw/master/csl-citation.json"} </w:instrText>
      </w:r>
      <w:r w:rsidR="00656BD4" w:rsidRPr="00A2505F">
        <w:rPr>
          <w:lang w:val="en-US"/>
        </w:rPr>
        <w:fldChar w:fldCharType="separate"/>
      </w:r>
      <w:r w:rsidR="009F577D" w:rsidRPr="009F577D">
        <w:rPr>
          <w:rFonts w:cs="Times New Roman"/>
          <w:szCs w:val="24"/>
          <w:lang w:val="fr-FR"/>
        </w:rPr>
        <w:t xml:space="preserve">(Evangelista </w:t>
      </w:r>
      <w:r w:rsidR="009F577D" w:rsidRPr="009F577D">
        <w:rPr>
          <w:rFonts w:cs="Times New Roman"/>
          <w:i/>
          <w:iCs/>
          <w:szCs w:val="24"/>
          <w:lang w:val="fr-FR"/>
        </w:rPr>
        <w:t>et al.</w:t>
      </w:r>
      <w:r w:rsidR="009F577D" w:rsidRPr="009F577D">
        <w:rPr>
          <w:rFonts w:cs="Times New Roman"/>
          <w:szCs w:val="24"/>
          <w:lang w:val="fr-FR"/>
        </w:rPr>
        <w:t xml:space="preserve">, 2014; Jackson </w:t>
      </w:r>
      <w:r w:rsidR="009F577D" w:rsidRPr="009F577D">
        <w:rPr>
          <w:rFonts w:cs="Times New Roman"/>
          <w:i/>
          <w:iCs/>
          <w:szCs w:val="24"/>
          <w:lang w:val="fr-FR"/>
        </w:rPr>
        <w:t>et al.</w:t>
      </w:r>
      <w:r w:rsidR="009F577D" w:rsidRPr="009F577D">
        <w:rPr>
          <w:rFonts w:cs="Times New Roman"/>
          <w:szCs w:val="24"/>
          <w:lang w:val="fr-FR"/>
        </w:rPr>
        <w:t xml:space="preserve">, 2016b, 2017; Carreira </w:t>
      </w:r>
      <w:r w:rsidR="009F577D" w:rsidRPr="009F577D">
        <w:rPr>
          <w:rFonts w:cs="Times New Roman"/>
          <w:i/>
          <w:iCs/>
          <w:szCs w:val="24"/>
          <w:lang w:val="fr-FR"/>
        </w:rPr>
        <w:t>et al.</w:t>
      </w:r>
      <w:r w:rsidR="009F577D" w:rsidRPr="009F577D">
        <w:rPr>
          <w:rFonts w:cs="Times New Roman"/>
          <w:szCs w:val="24"/>
          <w:lang w:val="fr-FR"/>
        </w:rPr>
        <w:t>, 2017)</w:t>
      </w:r>
      <w:r w:rsidR="00656BD4" w:rsidRPr="00A2505F">
        <w:rPr>
          <w:lang w:val="en-US"/>
        </w:rPr>
        <w:fldChar w:fldCharType="end"/>
      </w:r>
      <w:r w:rsidR="00656BD4" w:rsidRPr="009F577D">
        <w:rPr>
          <w:lang w:val="fr-FR"/>
        </w:rPr>
        <w:t>.</w:t>
      </w:r>
      <w:r w:rsidR="00C56711" w:rsidRPr="009F577D">
        <w:rPr>
          <w:lang w:val="fr-FR"/>
        </w:rPr>
        <w:t xml:space="preserve"> </w:t>
      </w:r>
      <w:r w:rsidR="00056224" w:rsidRPr="00A2505F">
        <w:rPr>
          <w:lang w:val="en-US"/>
        </w:rPr>
        <w:t xml:space="preserve">Studying </w:t>
      </w:r>
      <w:r w:rsidR="003E7BC7" w:rsidRPr="00A2505F">
        <w:rPr>
          <w:lang w:val="en-US"/>
        </w:rPr>
        <w:t>empirical food webs modified by the insertion of an invasive species</w:t>
      </w:r>
      <w:r w:rsidR="00767B58" w:rsidRPr="00A2505F">
        <w:rPr>
          <w:lang w:val="en-US"/>
        </w:rPr>
        <w:t xml:space="preserve"> </w:t>
      </w:r>
      <w:r w:rsidR="00056224" w:rsidRPr="00A2505F">
        <w:rPr>
          <w:lang w:val="en-US"/>
        </w:rPr>
        <w:t xml:space="preserve">is </w:t>
      </w:r>
      <w:r w:rsidR="00767B58" w:rsidRPr="00A2505F">
        <w:rPr>
          <w:lang w:val="en-US"/>
        </w:rPr>
        <w:t>therefore complementary and valuable</w:t>
      </w:r>
      <w:r w:rsidR="00056224" w:rsidRPr="00A2505F">
        <w:rPr>
          <w:lang w:val="en-US"/>
        </w:rPr>
        <w:t xml:space="preserve"> to determine</w:t>
      </w:r>
      <w:r w:rsidR="003E7BC7" w:rsidRPr="00A2505F">
        <w:rPr>
          <w:lang w:val="en-US"/>
        </w:rPr>
        <w:t xml:space="preserve"> the outcome of species interactions in the context of biological invasions</w:t>
      </w:r>
      <w:r w:rsidR="00820999" w:rsidRPr="00A2505F">
        <w:rPr>
          <w:lang w:val="en-US"/>
        </w:rPr>
        <w:t>.</w:t>
      </w:r>
      <w:r w:rsidR="00C171E0" w:rsidRPr="00A2505F">
        <w:rPr>
          <w:lang w:val="en-US"/>
        </w:rPr>
        <w:t xml:space="preserve"> </w:t>
      </w:r>
      <w:r w:rsidR="005530ED" w:rsidRPr="00A2505F">
        <w:rPr>
          <w:lang w:val="en-US"/>
        </w:rPr>
        <w:t>Ponds</w:t>
      </w:r>
      <w:r w:rsidR="00973DFF" w:rsidRPr="00A2505F">
        <w:rPr>
          <w:lang w:val="en-US"/>
        </w:rPr>
        <w:t xml:space="preserve"> appear as convenient systems to </w:t>
      </w:r>
      <w:r w:rsidR="003E7BC7" w:rsidRPr="00A2505F">
        <w:rPr>
          <w:lang w:val="en-US"/>
        </w:rPr>
        <w:t>investigate such ecological issues</w:t>
      </w:r>
      <w:r w:rsidR="00973DFF" w:rsidRPr="00A2505F">
        <w:rPr>
          <w:lang w:val="en-US"/>
        </w:rPr>
        <w:t xml:space="preserve"> (De </w:t>
      </w:r>
      <w:proofErr w:type="spellStart"/>
      <w:r w:rsidR="00973DFF" w:rsidRPr="00A2505F">
        <w:rPr>
          <w:lang w:val="en-US"/>
        </w:rPr>
        <w:t>Meester</w:t>
      </w:r>
      <w:proofErr w:type="spellEnd"/>
      <w:r w:rsidR="00973DFF" w:rsidRPr="00A2505F">
        <w:rPr>
          <w:lang w:val="en-US"/>
        </w:rPr>
        <w:t xml:space="preserve"> et al. 2005), since they</w:t>
      </w:r>
      <w:r w:rsidR="005530ED" w:rsidRPr="00A2505F">
        <w:rPr>
          <w:lang w:val="en-US"/>
        </w:rPr>
        <w:t xml:space="preserve"> combine the advantage</w:t>
      </w:r>
      <w:r w:rsidR="00711D36" w:rsidRPr="00A2505F">
        <w:rPr>
          <w:lang w:val="en-US"/>
        </w:rPr>
        <w:t>s</w:t>
      </w:r>
      <w:r w:rsidR="005530ED" w:rsidRPr="00A2505F">
        <w:rPr>
          <w:lang w:val="en-US"/>
        </w:rPr>
        <w:t xml:space="preserve"> of </w:t>
      </w:r>
      <w:r w:rsidR="004E027E" w:rsidRPr="00A2505F">
        <w:rPr>
          <w:lang w:val="en-US"/>
        </w:rPr>
        <w:t>replicability</w:t>
      </w:r>
      <w:r w:rsidR="00711D36" w:rsidRPr="00A2505F">
        <w:rPr>
          <w:lang w:val="en-US"/>
        </w:rPr>
        <w:t xml:space="preserve"> and</w:t>
      </w:r>
      <w:r w:rsidR="005530ED" w:rsidRPr="00A2505F">
        <w:rPr>
          <w:lang w:val="en-US"/>
        </w:rPr>
        <w:t xml:space="preserve"> </w:t>
      </w:r>
      <w:r w:rsidR="00973DFF" w:rsidRPr="00A2505F">
        <w:rPr>
          <w:lang w:val="en-US"/>
        </w:rPr>
        <w:t xml:space="preserve">variability in </w:t>
      </w:r>
      <w:r w:rsidR="005530ED" w:rsidRPr="00A2505F">
        <w:rPr>
          <w:lang w:val="en-US"/>
        </w:rPr>
        <w:t>environmental conditions</w:t>
      </w:r>
      <w:r w:rsidR="00973DFF" w:rsidRPr="00A2505F">
        <w:rPr>
          <w:lang w:val="en-US"/>
        </w:rPr>
        <w:t xml:space="preserve"> inherent to natural ecosystems</w:t>
      </w:r>
      <w:r w:rsidR="007309F8" w:rsidRPr="00A2505F">
        <w:rPr>
          <w:lang w:val="en-US"/>
        </w:rPr>
        <w:t>, including</w:t>
      </w:r>
      <w:r w:rsidR="00F6084B" w:rsidRPr="00A2505F">
        <w:rPr>
          <w:lang w:val="en-US"/>
        </w:rPr>
        <w:t xml:space="preserve"> that they </w:t>
      </w:r>
      <w:r w:rsidR="00711D36" w:rsidRPr="00A2505F">
        <w:rPr>
          <w:lang w:val="en-US"/>
        </w:rPr>
        <w:t xml:space="preserve">are </w:t>
      </w:r>
      <w:r w:rsidR="00F6084B" w:rsidRPr="00A2505F">
        <w:rPr>
          <w:lang w:val="en-US"/>
        </w:rPr>
        <w:t>frequently invaded by non-native species (REF)</w:t>
      </w:r>
      <w:r w:rsidR="00973DFF" w:rsidRPr="00A2505F">
        <w:rPr>
          <w:lang w:val="en-US"/>
        </w:rPr>
        <w:t xml:space="preserve">. </w:t>
      </w:r>
      <w:r w:rsidR="00283998">
        <w:rPr>
          <w:lang w:val="en-US"/>
        </w:rPr>
        <w:t xml:space="preserve">Trophic niches can be approached by stable isotope analyses (SIA), a tool based on the predictable relationship between the isotopic signature of a resource and a consumer </w:t>
      </w:r>
      <w:r w:rsidR="00283998">
        <w:rPr>
          <w:lang w:val="en-US"/>
        </w:rPr>
        <w:fldChar w:fldCharType="begin"/>
      </w:r>
      <w:r w:rsidR="00283998">
        <w:rPr>
          <w:lang w:val="en-US"/>
        </w:rPr>
        <w:instrText xml:space="preserve"> ADDIN ZOTERO_ITEM CSL_CITATION {"citationID":"5Ub1mYI2","properties":{"formattedCitation":"(Fry, 2006)","plainCitation":"(Fry, 2006)","noteIndex":0},"citationItems":[{"id":1958,"uris":["http://zotero.org/users/4941387/items/KYVH6K94"],"uri":["http://zotero.org/users/4941387/items/KYVH6K94"],"itemData":{"id":1958,"type":"book","title":"Stable isotope ecology","publisher":"Springer","publisher-place":"New York, NY","number-of-pages":"308","source":"Library of Congress ISBN","event-place":"New York, NY","ISBN":"978-0-387-30513-4","call-number":"QH541.15.S68 F79 2006","note":"OCLC: ocm67870410","author":[{"family":"Fry","given":"Brian"}],"issued":{"date-parts":[["2006"]]}}}],"schema":"https://github.com/citation-style-language/schema/raw/master/csl-citation.json"} </w:instrText>
      </w:r>
      <w:r w:rsidR="00283998">
        <w:rPr>
          <w:lang w:val="en-US"/>
        </w:rPr>
        <w:fldChar w:fldCharType="separate"/>
      </w:r>
      <w:r w:rsidR="00283998" w:rsidRPr="00283998">
        <w:rPr>
          <w:rFonts w:cs="Times New Roman"/>
        </w:rPr>
        <w:t>(Fry, 2006)</w:t>
      </w:r>
      <w:r w:rsidR="00283998">
        <w:rPr>
          <w:lang w:val="en-US"/>
        </w:rPr>
        <w:fldChar w:fldCharType="end"/>
      </w:r>
      <w:r w:rsidR="00283998">
        <w:rPr>
          <w:lang w:val="en-US"/>
        </w:rPr>
        <w:t xml:space="preserve">. </w:t>
      </w:r>
      <w:r w:rsidR="00DD72F0">
        <w:rPr>
          <w:lang w:val="en-US"/>
        </w:rPr>
        <w:t xml:space="preserve">SIA allow an integrated view of food webs and are particularly appropriate to detect the trophic consequences of invasive species </w:t>
      </w:r>
      <w:r w:rsidR="00DD72F0">
        <w:rPr>
          <w:lang w:val="en-US"/>
        </w:rPr>
        <w:fldChar w:fldCharType="begin"/>
      </w:r>
      <w:r w:rsidR="00AB164B">
        <w:rPr>
          <w:lang w:val="en-US"/>
        </w:rPr>
        <w:instrText xml:space="preserve"> ADDIN ZOTERO_ITEM CSL_CITATION {"citationID":"1u46jTVe","properties":{"formattedCitation":"(Cucherousset {\\i{}et al.}, 2012; Jackson {\\i{}et al.}, 2012)","plainCitation":"(Cucherousset et al., 2012; Jackson et al., 2012)","noteIndex":0},"citationItems":[{"id":3565,"uris":["http://zotero.org/users/4941387/items/ETGEVTPW"],"uri":["http://zotero.org/users/4941387/items/ETGEVTPW"],"itemData":{"id":3565,"type":"article-journal","title":"Using stable isotope analyses to determine the ecological effects of non-native fishes","container-title":"Fisheries Management and Ecology","page":"111-119","volume":"19","issue":"2","source":"DOI.org (Crossref)","abstract":"Freshwater ﬁsh ecology has greatly beneﬁted from the use of innovative tools such as stable isotope analysis to determine the ecological e</w:instrText>
      </w:r>
      <w:r w:rsidR="00AB164B">
        <w:rPr>
          <w:rFonts w:ascii="Cambria Math" w:hAnsi="Cambria Math" w:cs="Cambria Math"/>
          <w:lang w:val="en-US"/>
        </w:rPr>
        <w:instrText>ﬀ</w:instrText>
      </w:r>
      <w:r w:rsidR="00AB164B">
        <w:rPr>
          <w:lang w:val="en-US"/>
        </w:rPr>
        <w:instrText xml:space="preserve">ects of non-native </w:instrText>
      </w:r>
      <w:r w:rsidR="00AB164B">
        <w:rPr>
          <w:rFonts w:cs="Times New Roman"/>
          <w:lang w:val="en-US"/>
        </w:rPr>
        <w:instrText>ﬁ</w:instrText>
      </w:r>
      <w:r w:rsidR="00AB164B">
        <w:rPr>
          <w:lang w:val="en-US"/>
        </w:rPr>
        <w:instrText>shes. Stable isotope analyses are based on the predictable relationship between the isotope composition of a consumer and its prey, and have become increasingly popular amongst aquatic ecologists. In parallel, they have been implemented as a sensitive, cost-e</w:instrText>
      </w:r>
      <w:r w:rsidR="00AB164B">
        <w:rPr>
          <w:rFonts w:ascii="Cambria Math" w:hAnsi="Cambria Math" w:cs="Cambria Math"/>
          <w:lang w:val="en-US"/>
        </w:rPr>
        <w:instrText>ﬀ</w:instrText>
      </w:r>
      <w:r w:rsidR="00AB164B">
        <w:rPr>
          <w:lang w:val="en-US"/>
        </w:rPr>
        <w:instrText>ective and temporally integrative tool to analyse the trophic interactions between native and non-native species, and to detect some subtle ecological e</w:instrText>
      </w:r>
      <w:r w:rsidR="00AB164B">
        <w:rPr>
          <w:rFonts w:ascii="Cambria Math" w:hAnsi="Cambria Math" w:cs="Cambria Math"/>
          <w:lang w:val="en-US"/>
        </w:rPr>
        <w:instrText>ﬀ</w:instrText>
      </w:r>
      <w:r w:rsidR="00AB164B">
        <w:rPr>
          <w:lang w:val="en-US"/>
        </w:rPr>
        <w:instrText xml:space="preserve">ects of human activities, such as the introduction of non-native freshwater </w:instrText>
      </w:r>
      <w:r w:rsidR="00AB164B">
        <w:rPr>
          <w:rFonts w:cs="Times New Roman"/>
          <w:lang w:val="en-US"/>
        </w:rPr>
        <w:instrText>ﬁ</w:instrText>
      </w:r>
      <w:r w:rsidR="00AB164B">
        <w:rPr>
          <w:lang w:val="en-US"/>
        </w:rPr>
        <w:instrText>sh species. This review aimed to understand how stable isotope analyses have been used and how they have provided new insights into the ecological impacts of non-native freshwater ﬁshes. Speciﬁcally, the published literature (45 articles) was reviewed to establish the current state-of-the-art. The use of stable isotope analyses in the ﬁeld is still an emerging approach. The majority of studies were conducted on lentic ecosystems in North America targeting three main families of non-native ﬁsh species. Measurements were most commonly made with carbon and nitrogen stable isotopes using muscle samples. The most recent theoretical and methodological advances were illustrated by selecting some case studies conducted with di</w:instrText>
      </w:r>
      <w:r w:rsidR="00AB164B">
        <w:rPr>
          <w:rFonts w:ascii="Cambria Math" w:hAnsi="Cambria Math" w:cs="Cambria Math"/>
          <w:lang w:val="en-US"/>
        </w:rPr>
        <w:instrText>ﬀ</w:instrText>
      </w:r>
      <w:r w:rsidR="00AB164B">
        <w:rPr>
          <w:lang w:val="en-US"/>
        </w:rPr>
        <w:instrText xml:space="preserve">erent non-native species and biotic interactions. Finally, several recommendations for an optimised use of stable isotope analyses for freshwater ecological studies related to trophic interactions of non-native freshwater ﬁsh species were established.","DOI":"10.1111/j.1365-2400.2011.00824.x","ISSN":"0969997X","title-short":"Using stable isotope analyses to determine the ecological effects of non-native fishes","language":"en","author":[{"family":"Cucherousset","given":"J."},{"family":"Bouletreau","given":"S."},{"family":"Martino","given":"A."},{"family":"Roussel","given":"J.-M."},{"family":"Santoul","given":"F."}],"issued":{"date-parts":[["2012",4]]}}},{"id":2382,"uris":["http://zotero.org/users/4941387/items/9P95HTRK"],"uri":["http://zotero.org/users/4941387/items/9P95HTRK"],"itemData":{"id":2382,"type":"article-journal","title":"Population-level metrics of trophic structure based on stable isotopes and their application to invasion ecology","container-title":"PLoS ONE","page":"e31757","volume":"7","issue":"2","source":"Crossref","DOI":"10.1371/journal.pone.0031757","ISSN":"1932-6203","language":"en","author":[{"family":"Jackson","given":"Michelle C."},{"family":"Donohue","given":"Ian"},{"family":"Jackson","given":"Andrew L."},{"family":"Britton","given":"J. Robert"},{"family":"Harper","given":"David M."},{"family":"Grey","given":"Jonathan"}],"editor":[{"family":"Thrush","given":"Simon"}],"issued":{"date-parts":[["2012",2,21]]}}}],"schema":"https://github.com/citation-style-language/schema/raw/master/csl-citation.json"} </w:instrText>
      </w:r>
      <w:r w:rsidR="00DD72F0">
        <w:rPr>
          <w:lang w:val="en-US"/>
        </w:rPr>
        <w:fldChar w:fldCharType="separate"/>
      </w:r>
      <w:r w:rsidR="00AB164B" w:rsidRPr="00AB164B">
        <w:rPr>
          <w:rFonts w:cs="Times New Roman"/>
          <w:szCs w:val="24"/>
        </w:rPr>
        <w:t xml:space="preserve">(Cucherousset </w:t>
      </w:r>
      <w:r w:rsidR="00AB164B" w:rsidRPr="00AB164B">
        <w:rPr>
          <w:rFonts w:cs="Times New Roman"/>
          <w:i/>
          <w:iCs/>
          <w:szCs w:val="24"/>
        </w:rPr>
        <w:t>et al.</w:t>
      </w:r>
      <w:r w:rsidR="00AB164B" w:rsidRPr="00AB164B">
        <w:rPr>
          <w:rFonts w:cs="Times New Roman"/>
          <w:szCs w:val="24"/>
        </w:rPr>
        <w:t xml:space="preserve">, 2012; Jackson </w:t>
      </w:r>
      <w:r w:rsidR="00AB164B" w:rsidRPr="00AB164B">
        <w:rPr>
          <w:rFonts w:cs="Times New Roman"/>
          <w:i/>
          <w:iCs/>
          <w:szCs w:val="24"/>
        </w:rPr>
        <w:t>et al.</w:t>
      </w:r>
      <w:r w:rsidR="00AB164B" w:rsidRPr="00AB164B">
        <w:rPr>
          <w:rFonts w:cs="Times New Roman"/>
          <w:szCs w:val="24"/>
        </w:rPr>
        <w:t>, 2012)</w:t>
      </w:r>
      <w:r w:rsidR="00DD72F0">
        <w:rPr>
          <w:lang w:val="en-US"/>
        </w:rPr>
        <w:fldChar w:fldCharType="end"/>
      </w:r>
      <w:r w:rsidR="00DD72F0">
        <w:rPr>
          <w:lang w:val="en-US"/>
        </w:rPr>
        <w:t>.</w:t>
      </w:r>
    </w:p>
    <w:p w14:paraId="65981DE4" w14:textId="7C0FEC33" w:rsidR="00C56EF0" w:rsidRDefault="0005773D" w:rsidP="00553A0B">
      <w:pPr>
        <w:rPr>
          <w:lang w:val="en-US"/>
        </w:rPr>
      </w:pPr>
      <w:r w:rsidRPr="00A2505F">
        <w:rPr>
          <w:lang w:val="en-US"/>
        </w:rPr>
        <w:t xml:space="preserve">Amphibians are </w:t>
      </w:r>
      <w:r w:rsidR="00D377D8" w:rsidRPr="00A2505F">
        <w:rPr>
          <w:lang w:val="en-US"/>
        </w:rPr>
        <w:t xml:space="preserve">a </w:t>
      </w:r>
      <w:r w:rsidRPr="00A2505F">
        <w:rPr>
          <w:lang w:val="en-US"/>
        </w:rPr>
        <w:t>functionally important</w:t>
      </w:r>
      <w:r w:rsidR="00D377D8" w:rsidRPr="00A2505F">
        <w:rPr>
          <w:lang w:val="en-US"/>
        </w:rPr>
        <w:t xml:space="preserve"> group in </w:t>
      </w:r>
      <w:r w:rsidR="00035E17" w:rsidRPr="00A2505F">
        <w:rPr>
          <w:lang w:val="en-US"/>
        </w:rPr>
        <w:t>ponds</w:t>
      </w:r>
      <w:r w:rsidR="00D377D8" w:rsidRPr="00A2505F">
        <w:rPr>
          <w:lang w:val="en-US"/>
        </w:rPr>
        <w:t xml:space="preserve">, because of the diversity of life history traits </w:t>
      </w:r>
      <w:r w:rsidR="00035E17" w:rsidRPr="00A2505F">
        <w:rPr>
          <w:lang w:val="en-US"/>
        </w:rPr>
        <w:t>between</w:t>
      </w:r>
      <w:r w:rsidR="00D377D8" w:rsidRPr="00A2505F">
        <w:rPr>
          <w:lang w:val="en-US"/>
        </w:rPr>
        <w:t xml:space="preserve"> sympatric species</w:t>
      </w:r>
      <w:r w:rsidR="00553A0B" w:rsidRPr="00A2505F">
        <w:rPr>
          <w:lang w:val="en-US"/>
        </w:rPr>
        <w:t xml:space="preserve"> and life stages: </w:t>
      </w:r>
      <w:r w:rsidR="00217979" w:rsidRPr="00A2505F">
        <w:rPr>
          <w:lang w:val="en-US"/>
        </w:rPr>
        <w:t>tadpoles feed on particle</w:t>
      </w:r>
      <w:r w:rsidR="00217979" w:rsidRPr="006A7723">
        <w:rPr>
          <w:lang w:val="en-US"/>
        </w:rPr>
        <w:t>s</w:t>
      </w:r>
      <w:r w:rsidR="00217979">
        <w:rPr>
          <w:lang w:val="en-US"/>
        </w:rPr>
        <w:t xml:space="preserve"> of </w:t>
      </w:r>
      <w:r w:rsidR="00217979" w:rsidRPr="006A7723">
        <w:rPr>
          <w:lang w:val="en-US"/>
        </w:rPr>
        <w:t xml:space="preserve">algae, macrophytes and detritus deposited on the substrate or </w:t>
      </w:r>
      <w:r w:rsidR="00217979">
        <w:rPr>
          <w:lang w:val="en-US"/>
        </w:rPr>
        <w:t xml:space="preserve">suspended </w:t>
      </w:r>
      <w:r w:rsidR="00217979" w:rsidRPr="006A7723">
        <w:rPr>
          <w:lang w:val="en-US"/>
        </w:rPr>
        <w:t>in the water column</w:t>
      </w:r>
      <w:r w:rsidR="00217979">
        <w:rPr>
          <w:lang w:val="en-US"/>
        </w:rPr>
        <w:t xml:space="preserve"> </w:t>
      </w:r>
      <w:r w:rsidR="00217979" w:rsidRPr="006A7723">
        <w:rPr>
          <w:lang w:val="en-US"/>
        </w:rPr>
        <w:fldChar w:fldCharType="begin"/>
      </w:r>
      <w:r w:rsidR="00CD2EB3">
        <w:rPr>
          <w:lang w:val="en-US"/>
        </w:rPr>
        <w:instrText xml:space="preserve"> ADDIN ZOTERO_ITEM CSL_CITATION {"citationID":"UmB5zr4P","properties":{"formattedCitation":"(Altig {\\i{}et al.}, 2007; Whiles and Altig, 2010; Arribas {\\i{}et al.}, 2015)","plainCitation":"(Altig et al., 2007; Whiles and Altig, 2010; Arribas et al., 2015)","noteIndex":0},"citationItems":[{"id":1874,"uris":["http://zotero.org/users/4941387/items/W4Y3QZGQ"],"uri":["http://zotero.org/users/4941387/items/W4Y3QZGQ"],"itemData":{"id":1874,"type":"article-journal","title":"What do tadpoles really eat? Assessing the trophic status of an understudied and imperiled group of consumers in freshwater habitats","container-title":"Freshwater Biology","page":"386-395","volume":"52","issue":"2","source":"CrossRef","ISSN":"0046-5070, 1365-2427","title-short":"What do tadpoles really eat?","language":"en","author":[{"family":"Altig","given":"Ronald"},{"family":"Whiles","given":"Matt R."},{"family":"Taylor","given":"Cindy L."}],"issued":{"date-parts":[["2007",2]]}}},{"id":1943,"uris":["http://zotero.org/users/4941387/items/89E32BFN"],"uri":["http://zotero.org/users/4941387/items/89E32BFN"],"itemData":{"id":1943,"type":"chapter","title":"Dietary assessments of larval amphibians","container-title":"Amphibian Ecology and Conservation: A Handbook of Techniques","publisher":"Oxford University Press","page":"71-86","source":"Google Books","ISBN":"978-0-19-954118-8","note":"Google-Books-ID: 5qcVDAAAQBAJ","language":"en","container-author":[{"family":"Dodd","given":"C. Kenneth"}],"author":[{"family":"Whiles","given":"M.R."},{"family":"Altig","given":"R."}],"issued":{"date-parts":[["2010"]]}}},{"id":2397,"uris":["http://zotero.org/users/4941387/items/UWE28TP3"],"uri":["http://zotero.org/users/4941387/items/UWE28TP3"],"itemData":{"id":2397,"type":"article-journal","title":"Stable isotopes reveal trophic partitioning and trophic plasticity of a larval amphibian guild","container-title":"PLOS ONE","page":"e0130897","volume":"10","issue":"6","source":"Crossref","DOI":"10.1371/journal.pone.0130897","ISSN":"1932-6203","language":"en","author":[{"family":"Arribas","given":"Rosa"},{"family":"Díaz-Paniagua","given":"Carmen"},{"family":"Caut","given":"Stephane"},{"family":"Gomez-Mestre","given":"Ivan"}],"editor":[{"family":"Gorokhova","given":"Elena"}],"issued":{"date-parts":[["2015",6,19]]}}}],"schema":"https://github.com/citation-style-language/schema/raw/master/csl-citation.json"} </w:instrText>
      </w:r>
      <w:r w:rsidR="00217979" w:rsidRPr="006A7723">
        <w:rPr>
          <w:lang w:val="en-US"/>
        </w:rPr>
        <w:fldChar w:fldCharType="separate"/>
      </w:r>
      <w:r w:rsidR="00217979" w:rsidRPr="00720750">
        <w:rPr>
          <w:rFonts w:cs="Times New Roman"/>
        </w:rPr>
        <w:t xml:space="preserve">(Altig </w:t>
      </w:r>
      <w:r w:rsidR="00217979" w:rsidRPr="00720750">
        <w:rPr>
          <w:rFonts w:cs="Times New Roman"/>
          <w:i/>
          <w:iCs/>
        </w:rPr>
        <w:t>et al.</w:t>
      </w:r>
      <w:r w:rsidR="00217979" w:rsidRPr="00720750">
        <w:rPr>
          <w:rFonts w:cs="Times New Roman"/>
        </w:rPr>
        <w:t xml:space="preserve">, 2007; Whiles and Altig, 2010; Arribas </w:t>
      </w:r>
      <w:r w:rsidR="00217979" w:rsidRPr="00720750">
        <w:rPr>
          <w:rFonts w:cs="Times New Roman"/>
          <w:i/>
          <w:iCs/>
        </w:rPr>
        <w:t>et al.</w:t>
      </w:r>
      <w:r w:rsidR="00217979" w:rsidRPr="00720750">
        <w:rPr>
          <w:rFonts w:cs="Times New Roman"/>
        </w:rPr>
        <w:t>, 2015)</w:t>
      </w:r>
      <w:r w:rsidR="00217979" w:rsidRPr="006A7723">
        <w:rPr>
          <w:lang w:val="en-US"/>
        </w:rPr>
        <w:fldChar w:fldCharType="end"/>
      </w:r>
      <w:r w:rsidR="00217979">
        <w:rPr>
          <w:lang w:val="en-US"/>
        </w:rPr>
        <w:t>, whereas a</w:t>
      </w:r>
      <w:r w:rsidR="00217979" w:rsidRPr="006A7723">
        <w:rPr>
          <w:lang w:val="en-US"/>
        </w:rPr>
        <w:t>dult newts mostly feed on macroinvertebrates</w:t>
      </w:r>
      <w:r w:rsidR="00553A0B">
        <w:rPr>
          <w:lang w:val="en-US"/>
        </w:rPr>
        <w:t xml:space="preserve"> </w:t>
      </w:r>
      <w:r w:rsidR="00217979" w:rsidRPr="006A7723">
        <w:rPr>
          <w:lang w:val="en-US"/>
        </w:rPr>
        <w:fldChar w:fldCharType="begin"/>
      </w:r>
      <w:r w:rsidR="00CD2EB3">
        <w:rPr>
          <w:lang w:val="en-US"/>
        </w:rPr>
        <w:instrText xml:space="preserve"> ADDIN ZOTERO_ITEM CSL_CITATION {"citationID":"AOq8ccGI","properties":{"formattedCitation":"(Griffiths, 1986; Fasola and Canova, 1992; Deno\\uc0\\u235{}l and Andreone, 2003; Covaciu-Marcov, 2010)","plainCitation":"(Griffiths, 1986; Fasola and Canova, 1992; Denoël and Andreone, 2003; Covaciu-Marcov, 2010)","noteIndex":0},"citationItems":[{"id":2748,"uris":["http://zotero.org/users/4941387/items/PPG9UG76"],"uri":["http://zotero.org/users/4941387/items/PPG9UG76"],"itemData":{"id":2748,"type":"article-journal","title":"Feeding niche overlap and food selection in smooth and palmate newts, triturus vulgaris and t. helveticus, at a pond in mid-wales","container-title":"Journal of Animal Ecology","page":"201-214","volume":"55","issue":"1","source":"JSTOR","abstract":"(1) Smooth newts (Triturus vulgaris L.) and palmate newts (T. helveticus Razoumowsky) are similar in morphology and frequently coexist in the same water body. To determine whether food partitioning occurred during the aquatic phase, their diets were investigated, using a stomach-flush technique, and were compared with food resource availability in a pond in mid-Wales during the months March, April and May. (2) Both numerical and volumetric analyses of the gut contents showed that the two species displayed low food selection and that different prey categories were consumed approximately in proportion to their availability. Food niche breadths were similar in the two species. Stomachs contained fewer prey items but more skin sloughs in March than in April or May. Aquatic crustaceans were the most important prey items in all 3 months, and both species displayed some preference for smaller amphipods and isopods. (3) High food niche overlap was observed between the two species, and between males and females within each species. Niche overlap indices suggest that rather than partitioning the food resources, the two species display a convergence in diet. Such a situation may occur when food resources are not limiting for two species with similar morphology.","DOI":"10.2307/4702","ISSN":"0021-8790","author":[{"family":"Griffiths","given":"R. A."}],"issued":{"date-parts":[["1986"]]}}},{"id":2803,"uris":["http://zotero.org/users/4941387/items/4CX9LW3L"],"uri":["http://zotero.org/users/4941387/items/4CX9LW3L"],"itemData":{"id":2803,"type":"article-journal","title":"Feeding habits of &lt;i&gt;Triturus vulgaris, T. cristatus&lt;/i&gt; and &lt;i&gt;T. alpestris&lt;/i&gt; (Amphibia, Urodela) in the northern apennines (Italy)","container-title":"Bolletino di zoologia","page":"273-280","volume":"59","issue":"3","source":"Crossref","abstract":"Although the aquatic cycle of some newts spans the entire year with various life stages, newt diet had only been studied during single phases of the cycle. We analyzed the diet of the warty newt, alpine newt and smooth newt, living syntopically in the same pond, during all the life stages (larvae, juveniles, neotenics, adults) and throughout one entire annual cycle. Food samples were obtained by stomach-flushing 876 newts. The newts were found to exploit a large variety of prey, mainly aquatic insects (imagoes and larvae), and other aquatic invertebrates, together with small numbers of terrestrial Arthropoda that had fallen into the pond. The dietary similarity among species and life stages washigh. Although newts were able to exploit most of the range of available prey sizes, on average they selected prey size in relation to their own weight. The frequency of capture of some prey differed significantly between day and night. The six most frequent prey, equivalent to 83% of prey items, were captured with marked seasonal variations. Gastropoda, Collembola, Homoptera and Diptera were captured in relation to their cycles of availability in the pond, while the other variable prey were continuously available, and were probably exploited only when thefluctuating prey were absent. The patterns of dietary similarity among species and of seasonal and diel plasticity, indicate that newts areopportunistic anddo notselect specific prey taxa. Prey areselected on thebasis of size, although all newts may catch a wide range of prey, with some limitations for large items. In newts, as in the other Urodela, food size is more important than type in thepartitioning of feeding resources.","DOI":"10.1080/11250009209386682","ISSN":"0373-4137","language":"en","author":[{"family":"Fasola","given":"Mauro"},{"family":"Canova","given":"Luca"}],"issued":{"date-parts":[["1992",1]]}}},{"id":2801,"uris":["http://zotero.org/users/4941387/items/ATKJT7N3"],"uri":["http://zotero.org/users/4941387/items/ATKJT7N3"],"itemData":{"id":2801,"type":"article-journal","title":"Trophic habits and aquatic microhabitat use in gilled immature, paedomorphic and metamorphic Alpine newts (Triturus alpestris apuanus) in a pond in central Italy","container-title":"Belgian Journal of Zoology","page":"95-102","volume":"133","issue":"2","source":"Zotero","abstract":"Current evolutionary models suggest that the presence of heterogeneous habitats favours the evolution of polymorphisms. In such cases, alternative phenotypes can coexist because they use different resources. Facultative paedomorphosis is a heterochronic polymorphism in which a morph – the paedomorph – retains larval traits during the adult stage while the other morph – the metamorph – is fully metamorphosed. The aim of this study was to determine the microhabitat use and the diet of Alpine newt paedomorphs, metamorphs and immatures (Triturus alpestris apuanus) coexisting in a small pond in Tuscany, central Italy, i.e. in a habitat where dimorphism is not expected. Although the two adult morphs do not use exactly the same resources, resource partitioning was weaker than in deep Alpine lakes. Nevertheless, the diet of immature gilled newts (larvae) differed from that of adults (metamorphs and paedomorphs). While the larvae eat a large number of planktonic organisms, the adults focus on insect larvae and newt eggs. The differences in resource use favour the coexistence of aquatic juveniles and adults. In the studied pond, facultative paedomorphosis was previously shown to be favoured by a precocious maturity of the paedomorphs. This study shows that the coexistence of paedomorphs and metamorphs may also be supported by some dietary and spatial segregation, although any advantages gained by this pattern are rather limited in the adult stage.","language":"en","author":[{"family":"Denoël","given":"Mathieu"},{"family":"Andreone","given":"Franco"}],"issued":{"date-parts":[["2003"]]}}},{"id":2807,"uris":["http://zotero.org/users/4941387/items/3EPDB23L"],"uri":["http://zotero.org/users/4941387/items/3EPDB23L"],"itemData":{"id":2807,"type":"article-journal","title":"Feeding of three syntopic newt species (Triturus cristatus, Mesotriton alpestris and Lissotriton vulgaris) from Western Romania","container-title":"North-Western Journal of Zoology","page":"95-108","volume":"6","issue":"1","source":"Zotero","abstract":"The feeding of three newt species from western Romania is different in the aquatic period regarding both the composition and the time needed. Thus, Mesotriton alpestris spends shorter time in the water compared to Triturus cristatus and Lissotriton vulgaris, having the weakest feeding habit in this environment. This is probably a consequence of its relationship with mountainous and harsher climate areas that shortens its aquatic environment period, which also affects the species in a lower altitude habitat. The difference in the food of the three species results from their different sizes and hunting territories. L. vulgaris mainly hunts near puddle banks, in areas with lower and warmer water and the other two species hunt near the bottom, in the deeper areas. The crested newts have the longest aquatic period and the highest affiliation for hunting in this habitat. This species consumes larger sized preys while the common newts consume numerous reduced sized preys, having an intensive feeding and high food diversity. Meanwhile, differences between the food ingested by male and female individuals are not significant in any newt species.","language":"en","author":[{"family":"Covaciu-Marcov","given":"S D"}],"issued":{"date-parts":[["2010"]]}}}],"schema":"https://github.com/citation-style-language/schema/raw/master/csl-citation.json"} </w:instrText>
      </w:r>
      <w:r w:rsidR="00217979" w:rsidRPr="006A7723">
        <w:rPr>
          <w:lang w:val="en-US"/>
        </w:rPr>
        <w:fldChar w:fldCharType="separate"/>
      </w:r>
      <w:r w:rsidR="00217979" w:rsidRPr="006A7723">
        <w:rPr>
          <w:rFonts w:cs="Times New Roman"/>
          <w:lang w:val="en-US"/>
        </w:rPr>
        <w:t>(Griffiths, 1986; Fasola and Canova, 1992; Denoël and Andreone, 2003; Covaciu-Marcov, 2010)</w:t>
      </w:r>
      <w:r w:rsidR="00217979" w:rsidRPr="006A7723">
        <w:rPr>
          <w:lang w:val="en-US"/>
        </w:rPr>
        <w:fldChar w:fldCharType="end"/>
      </w:r>
      <w:r w:rsidR="003A3AE2">
        <w:rPr>
          <w:lang w:val="en-US"/>
        </w:rPr>
        <w:t xml:space="preserve">. Amphibians also </w:t>
      </w:r>
      <w:r w:rsidR="00D377D8">
        <w:rPr>
          <w:lang w:val="en-US"/>
        </w:rPr>
        <w:t>realize</w:t>
      </w:r>
      <w:r w:rsidR="003A3AE2">
        <w:rPr>
          <w:lang w:val="en-US"/>
        </w:rPr>
        <w:t xml:space="preserve"> crucial</w:t>
      </w:r>
      <w:r w:rsidR="00D377D8">
        <w:rPr>
          <w:lang w:val="en-US"/>
        </w:rPr>
        <w:t xml:space="preserve"> transfers of energy between ecosystems </w:t>
      </w:r>
      <w:r w:rsidR="00D13B77">
        <w:rPr>
          <w:lang w:val="en-US"/>
        </w:rPr>
        <w:t>with</w:t>
      </w:r>
      <w:r w:rsidR="00D377D8">
        <w:rPr>
          <w:lang w:val="en-US"/>
        </w:rPr>
        <w:t xml:space="preserve"> their</w:t>
      </w:r>
      <w:r w:rsidR="00D13B77">
        <w:rPr>
          <w:lang w:val="en-US"/>
        </w:rPr>
        <w:t xml:space="preserve"> aquatic larval development and biphasic adult life cycle</w:t>
      </w:r>
      <w:r w:rsidR="00553A0B">
        <w:rPr>
          <w:lang w:val="en-US"/>
        </w:rPr>
        <w:t xml:space="preserve"> (REF)</w:t>
      </w:r>
      <w:r w:rsidR="00D377D8">
        <w:rPr>
          <w:lang w:val="en-US"/>
        </w:rPr>
        <w:t>. This group is</w:t>
      </w:r>
      <w:r w:rsidR="00E748A0">
        <w:rPr>
          <w:lang w:val="en-US"/>
        </w:rPr>
        <w:t xml:space="preserve"> declining worldwide </w:t>
      </w:r>
      <w:r w:rsidR="00E748A0">
        <w:rPr>
          <w:lang w:val="en-US"/>
        </w:rPr>
        <w:fldChar w:fldCharType="begin"/>
      </w:r>
      <w:r w:rsidR="00CD2EB3">
        <w:rPr>
          <w:lang w:val="en-US"/>
        </w:rPr>
        <w:instrText xml:space="preserve"> ADDIN ZOTERO_ITEM CSL_CITATION {"citationID":"OMXYXqPM","properties":{"formattedCitation":"(Baillie {\\i{}et al.}, 2004; Beebee and Griffiths, 2005)","plainCitation":"(Baillie et al., 2004; Beebee and Griffiths, 2005)","noteIndex":0},"citationItems":[{"id":546,"uris":["http://zotero.org/users/4941387/items/F9DD4D99"],"uri":["http://zotero.org/users/4941387/items/F9DD4D99"],"itemData":{"id":546,"type":"book","title":"2004 IUCN red list of threatened species: a global species assessment","publisher":"IUCN--The World Conservation Union","publisher-place":"Gland, Switzerland","number-of-pages":"191","source":"Library of Congress ISBN","event-place":"Gland, Switzerland","ISBN":"978-2-8317-0826-3","call-number":"QL82 .A17 2004","note":"OCLC: ocm57614191","title-short":"2004 IUCN red list of threatened species","author":[{"family":"Baillie","given":"Jonathan"},{"family":"Hilton-Taylor","given":"Craig"},{"family":"Stuart","given":"S. N."}],"issued":{"date-parts":[["2004"]]}}},{"id":593,"uris":["http://zotero.org/users/4941387/items/FC9JVM45"],"uri":["http://zotero.org/users/4941387/items/FC9JVM45"],"itemData":{"id":593,"type":"article-journal","title":"The amphibian decline crisis: a watershed for conservation biology?","container-title":"Biological Conservation","page":"271-285","volume":"125","issue":"3","source":"CrossRef","ISSN":"00063207","title-short":"The amphibian decline crisis","language":"en","author":[{"family":"Beebee","given":"Trevor J.C."},{"family":"Griffiths","given":"Richard A."}],"issued":{"date-parts":[["2005",10]]}}}],"schema":"https://github.com/citation-style-language/schema/raw/master/csl-citation.json"} </w:instrText>
      </w:r>
      <w:r w:rsidR="00E748A0">
        <w:rPr>
          <w:lang w:val="en-US"/>
        </w:rPr>
        <w:fldChar w:fldCharType="separate"/>
      </w:r>
      <w:r w:rsidR="00E748A0" w:rsidRPr="004D7963">
        <w:rPr>
          <w:rFonts w:cs="Times New Roman"/>
        </w:rPr>
        <w:t xml:space="preserve">(Baillie </w:t>
      </w:r>
      <w:r w:rsidR="00E748A0" w:rsidRPr="004D7963">
        <w:rPr>
          <w:rFonts w:cs="Times New Roman"/>
          <w:i/>
          <w:iCs/>
        </w:rPr>
        <w:t>et al.</w:t>
      </w:r>
      <w:r w:rsidR="00E748A0" w:rsidRPr="004D7963">
        <w:rPr>
          <w:rFonts w:cs="Times New Roman"/>
        </w:rPr>
        <w:t>, 2004; Beebee and Griffiths, 2005)</w:t>
      </w:r>
      <w:r w:rsidR="00E748A0">
        <w:rPr>
          <w:lang w:val="en-US"/>
        </w:rPr>
        <w:fldChar w:fldCharType="end"/>
      </w:r>
      <w:r w:rsidR="00E748A0">
        <w:rPr>
          <w:lang w:val="en-US"/>
        </w:rPr>
        <w:t>,</w:t>
      </w:r>
      <w:r>
        <w:rPr>
          <w:rFonts w:cstheme="minorHAnsi"/>
          <w:lang w:val="en-US"/>
        </w:rPr>
        <w:t xml:space="preserve"> </w:t>
      </w:r>
      <w:r w:rsidR="00D377D8">
        <w:rPr>
          <w:rFonts w:cstheme="minorHAnsi"/>
          <w:lang w:val="en-US"/>
        </w:rPr>
        <w:t xml:space="preserve">and threats </w:t>
      </w:r>
      <w:r w:rsidR="00E748A0">
        <w:rPr>
          <w:rFonts w:cstheme="minorHAnsi"/>
          <w:lang w:val="en-US"/>
        </w:rPr>
        <w:t>notably</w:t>
      </w:r>
      <w:r w:rsidR="00D377D8">
        <w:rPr>
          <w:rFonts w:cstheme="minorHAnsi"/>
          <w:lang w:val="en-US"/>
        </w:rPr>
        <w:t xml:space="preserve"> </w:t>
      </w:r>
      <w:r w:rsidR="008C5288">
        <w:rPr>
          <w:rFonts w:cstheme="minorHAnsi"/>
          <w:lang w:val="en-US"/>
        </w:rPr>
        <w:t>include</w:t>
      </w:r>
      <w:r>
        <w:rPr>
          <w:lang w:val="en-US"/>
        </w:rPr>
        <w:t xml:space="preserve"> invasions of red swamp crayfish</w:t>
      </w:r>
      <w:r w:rsidR="00D377D8">
        <w:rPr>
          <w:lang w:val="en-US"/>
        </w:rPr>
        <w:t xml:space="preserve"> </w:t>
      </w:r>
      <w:r w:rsidR="00D377D8" w:rsidRPr="006A7723">
        <w:rPr>
          <w:i/>
          <w:lang w:val="en-US"/>
        </w:rPr>
        <w:t>Procambarus clarkii</w:t>
      </w:r>
      <w:r>
        <w:rPr>
          <w:lang w:val="en-US"/>
        </w:rPr>
        <w:t>.</w:t>
      </w:r>
      <w:r w:rsidR="00E748A0">
        <w:rPr>
          <w:lang w:val="en-US"/>
        </w:rPr>
        <w:t xml:space="preserve"> </w:t>
      </w:r>
      <w:r w:rsidR="00D377D8">
        <w:rPr>
          <w:lang w:val="en-US"/>
        </w:rPr>
        <w:t>This</w:t>
      </w:r>
      <w:r w:rsidR="00456A77">
        <w:rPr>
          <w:lang w:val="en-US"/>
        </w:rPr>
        <w:t xml:space="preserve"> north-American</w:t>
      </w:r>
      <w:r w:rsidR="00D377D8">
        <w:rPr>
          <w:lang w:val="en-US"/>
        </w:rPr>
        <w:t xml:space="preserve"> crayfish has been introduced</w:t>
      </w:r>
      <w:r w:rsidR="00711D36">
        <w:rPr>
          <w:lang w:val="en-US"/>
        </w:rPr>
        <w:t xml:space="preserve"> for commercial purposes in many countries (REF)</w:t>
      </w:r>
      <w:r w:rsidR="00D377D8">
        <w:rPr>
          <w:lang w:val="en-US"/>
        </w:rPr>
        <w:t xml:space="preserve">, and has soon been accused of major </w:t>
      </w:r>
      <w:r w:rsidR="00711D36">
        <w:rPr>
          <w:lang w:val="en-US"/>
        </w:rPr>
        <w:t>impacts</w:t>
      </w:r>
      <w:r w:rsidR="00D377D8">
        <w:rPr>
          <w:lang w:val="en-US"/>
        </w:rPr>
        <w:t xml:space="preserve"> within receiving communities</w:t>
      </w:r>
      <w:r w:rsidR="00711D36">
        <w:rPr>
          <w:lang w:val="en-US"/>
        </w:rPr>
        <w:t>, notably on amphibians</w:t>
      </w:r>
      <w:r w:rsidR="00D377D8">
        <w:rPr>
          <w:lang w:val="en-US"/>
        </w:rPr>
        <w:t xml:space="preserve"> </w:t>
      </w:r>
      <w:r w:rsidR="001A403C" w:rsidRPr="006A7723">
        <w:rPr>
          <w:lang w:val="en-US"/>
        </w:rPr>
        <w:fldChar w:fldCharType="begin"/>
      </w:r>
      <w:r w:rsidR="00CD2EB3">
        <w:rPr>
          <w:lang w:val="en-US"/>
        </w:rPr>
        <w:instrText xml:space="preserve"> ADDIN ZOTERO_ITEM CSL_CITATION {"citationID":"2GIgqyag","properties":{"formattedCitation":"(e.g. Souty-Grosset {\\i{}et al.}, 2016; Nentwig {\\i{}et al.}, 2018)","plainCitation":"(e.g. Souty-Grosset et al., 2016; Nentwig et al., 2018)","noteIndex":0},"citationItems":[{"id":658,"uris":["http://zotero.org/users/4941387/items/68F245TD"],"uri":["http://zotero.org/users/4941387/items/68F245TD"],"itemData":{"id":658,"type":"article-journal","title":"The red swamp crayfish &lt;i&gt;Procambarus clarkii &lt;/i&gt;in Europe: impacts on aquatic ecosystems and human well-being","container-title":"Limnologica - Ecology and Management of Inland Waters","page":"78-93","volume":"58","source":"CrossRef","ISSN":"00759511","title-short":"The red swamp crayfish Procambarus clarkii in Europe","language":"en","author":[{"family":"Souty-Grosset","given":"Catherine"},{"family":"Anastácio","given":"Pedro Manuel"},{"family":"Aquiloni","given":"Laura"},{"family":"Banha","given":"Filipe"},{"family":"Choquer","given":"Justine"},{"family":"Chucholl","given":"Christoph"},{"family":"Tricarico","given":"Elena"}],"issued":{"date-parts":[["2016",5]]}},"prefix":"e.g."},{"id":2790,"uris":["http://zotero.org/users/4941387/items/5YP4V5LG"],"uri":["http://zotero.org/users/4941387/items/5YP4V5LG"],"itemData":{"id":2790,"type":"article-journal","title":"More than “100 worst” alien species in Europe","container-title":"Biological Invasions","page":"1611-1621","volume":"20","issue":"6","source":"Crossref","DOI":"10.1007/s10530-017-1651-6","ISSN":"1387-3547, 1573-1464","language":"en","author":[{"family":"Nentwig","given":"Wolfgang"},{"family":"Bacher","given":"Sven"},{"family":"Kumschick","given":"Sabrina"},{"family":"Pyšek","given":"Petr"},{"family":"Vilà","given":"Montserrat"}],"issued":{"date-parts":[["2018",6]]}}}],"schema":"https://github.com/citation-style-language/schema/raw/master/csl-citation.json"} </w:instrText>
      </w:r>
      <w:r w:rsidR="001A403C" w:rsidRPr="006A7723">
        <w:rPr>
          <w:lang w:val="en-US"/>
        </w:rPr>
        <w:fldChar w:fldCharType="separate"/>
      </w:r>
      <w:r w:rsidR="004D7963" w:rsidRPr="004D7963">
        <w:rPr>
          <w:rFonts w:cs="Times New Roman"/>
        </w:rPr>
        <w:t xml:space="preserve">(e.g. Souty-Grosset </w:t>
      </w:r>
      <w:r w:rsidR="004D7963" w:rsidRPr="004D7963">
        <w:rPr>
          <w:rFonts w:cs="Times New Roman"/>
          <w:i/>
          <w:iCs/>
        </w:rPr>
        <w:t>et al.</w:t>
      </w:r>
      <w:r w:rsidR="004D7963" w:rsidRPr="004D7963">
        <w:rPr>
          <w:rFonts w:cs="Times New Roman"/>
        </w:rPr>
        <w:t xml:space="preserve">, 2016; Nentwig </w:t>
      </w:r>
      <w:r w:rsidR="004D7963" w:rsidRPr="004D7963">
        <w:rPr>
          <w:rFonts w:cs="Times New Roman"/>
          <w:i/>
          <w:iCs/>
        </w:rPr>
        <w:t xml:space="preserve">et </w:t>
      </w:r>
      <w:r w:rsidR="004D7963" w:rsidRPr="004D7963">
        <w:rPr>
          <w:rFonts w:cs="Times New Roman"/>
          <w:i/>
          <w:iCs/>
        </w:rPr>
        <w:lastRenderedPageBreak/>
        <w:t>al.</w:t>
      </w:r>
      <w:r w:rsidR="004D7963" w:rsidRPr="004D7963">
        <w:rPr>
          <w:rFonts w:cs="Times New Roman"/>
        </w:rPr>
        <w:t>, 2018)</w:t>
      </w:r>
      <w:r w:rsidR="001A403C" w:rsidRPr="006A7723">
        <w:rPr>
          <w:lang w:val="en-US"/>
        </w:rPr>
        <w:fldChar w:fldCharType="end"/>
      </w:r>
      <w:r w:rsidR="001A403C" w:rsidRPr="006A7723">
        <w:rPr>
          <w:lang w:val="en-US"/>
        </w:rPr>
        <w:t>.</w:t>
      </w:r>
      <w:r w:rsidR="00594826" w:rsidRPr="006A7723">
        <w:rPr>
          <w:lang w:val="en-US"/>
        </w:rPr>
        <w:t xml:space="preserve"> </w:t>
      </w:r>
      <w:r w:rsidR="00035E17">
        <w:rPr>
          <w:lang w:val="en-US"/>
        </w:rPr>
        <w:t>With a</w:t>
      </w:r>
      <w:r w:rsidR="006B5A0F">
        <w:rPr>
          <w:lang w:val="en-US"/>
        </w:rPr>
        <w:t xml:space="preserve"> diet </w:t>
      </w:r>
      <w:r w:rsidR="00553A0B">
        <w:rPr>
          <w:lang w:val="en-US"/>
        </w:rPr>
        <w:t xml:space="preserve">mostly </w:t>
      </w:r>
      <w:r w:rsidR="006B5A0F">
        <w:rPr>
          <w:lang w:val="en-US"/>
        </w:rPr>
        <w:t>composed of</w:t>
      </w:r>
      <w:r w:rsidR="00594826" w:rsidRPr="006A7723">
        <w:rPr>
          <w:lang w:val="en-US"/>
        </w:rPr>
        <w:t xml:space="preserve"> detritus, periphyton and macrophytes</w:t>
      </w:r>
      <w:r w:rsidR="00F137C0">
        <w:rPr>
          <w:rStyle w:val="Marquedecommentaire"/>
        </w:rPr>
        <w:t>,</w:t>
      </w:r>
      <w:r w:rsidR="00594826" w:rsidRPr="006A7723">
        <w:rPr>
          <w:lang w:val="en-US"/>
        </w:rPr>
        <w:t xml:space="preserve"> but</w:t>
      </w:r>
      <w:r w:rsidR="00F137C0">
        <w:rPr>
          <w:lang w:val="en-US"/>
        </w:rPr>
        <w:t xml:space="preserve"> </w:t>
      </w:r>
      <w:r w:rsidR="006B5A0F">
        <w:rPr>
          <w:lang w:val="en-US"/>
        </w:rPr>
        <w:t>also of animal preys including</w:t>
      </w:r>
      <w:r w:rsidR="00594826" w:rsidRPr="006A7723">
        <w:rPr>
          <w:lang w:val="en-US"/>
        </w:rPr>
        <w:t xml:space="preserve"> macroinvertebrates</w:t>
      </w:r>
      <w:r w:rsidR="006B5A0F">
        <w:rPr>
          <w:lang w:val="en-US"/>
        </w:rPr>
        <w:t xml:space="preserve"> and amphibians</w:t>
      </w:r>
      <w:r w:rsidR="009A0CE9">
        <w:rPr>
          <w:lang w:val="en-US"/>
        </w:rPr>
        <w:t xml:space="preserve"> </w:t>
      </w:r>
      <w:r w:rsidR="00594826" w:rsidRPr="006A7723">
        <w:rPr>
          <w:lang w:val="en-US"/>
        </w:rPr>
        <w:fldChar w:fldCharType="begin"/>
      </w:r>
      <w:r w:rsidR="00CD2EB3">
        <w:rPr>
          <w:lang w:val="en-US"/>
        </w:rPr>
        <w:instrText xml:space="preserve"> ADDIN ZOTERO_ITEM CSL_CITATION {"citationID":"lqCNbhOf","properties":{"formattedCitation":"(Correia, 2003; Cruz and Rebelo, 2005; Cruz {\\i{}et al.}, 2006)","plainCitation":"(Correia, 2003; Cruz and Rebelo, 2005; Cruz et al., 2006)","noteIndex":0},"citationItems":[{"id":2811,"uris":["http://zotero.org/users/4941387/items/TEWLICEK"],"uri":["http://zotero.org/users/4941387/items/TEWLICEK"],"itemData":{"id":2811,"type":"article-journal","title":"Food choice by the introduced crayﬁsh Procambarus clarkii","container-title":"Annales Zoologici Fennici","page":"517-528","volume":"40","source":"Zotero","language":"en","author":[{"family":"Correia","given":"Alexandra Marçal"}],"issued":{"date-parts":[["2003"]]}}},{"id":"K6SP7l8N/apWrNywi","uris":["http://zotero.org/users/4941387/items/MDNUD2R7"],"uri":["http://zotero.org/users/4941387/items/MDNUD2R7"],"itemData":{"id":505,"type":"article-journal","title":"Vulnerability of Southwest Iberian amphibians to an introduced crayfish, &lt;i&gt;Procambarus clarkii&lt;/i&gt;","container-title":"Amphibia-Reptilia","page":"293–303","volume":"26","issue":"3","source":"Google Scholar","author":[{"family":"Cruz","given":"Maria João"},{"family":"Rebelo","given":"Rui"}],"issued":{"date-parts":[["2005"]]}}},{"id":756,"uris":["http://zotero.org/users/4941387/items/QHGGCNC3"],"uri":["http://zotero.org/users/4941387/items/QHGGCNC3"],"itemData":{"id":756,"type":"article-journal","title":"Predation by an exotic crayfish, &lt;i&gt;Procambarus clarkii&lt;/i&gt;, on natterjack toad, &lt;i&gt;Bufo calamita&lt;/i&gt;, embryos: its role on the exclusion of this amphibian from its breeding ponds","container-title":"Copeia","page":"274–280","volume":"2006","issue":"2","source":"Google Scholar","title-short":"Predation by an exotic crayfish, Procambarus clarkii, on natterjack toad, Bufo calamita, embryos","author":[{"family":"Cruz","given":"Maria"},{"family":"Pascoal","given":"Sandra"},{"family":"Tejedo","given":"Miguel"},{"family":"Rebelo","given":"Rui"}],"issued":{"date-parts":[["2006"]]}}}],"schema":"https://github.com/citation-style-language/schema/raw/master/csl-citation.json"} </w:instrText>
      </w:r>
      <w:r w:rsidR="00594826" w:rsidRPr="006A7723">
        <w:rPr>
          <w:lang w:val="en-US"/>
        </w:rPr>
        <w:fldChar w:fldCharType="separate"/>
      </w:r>
      <w:r w:rsidR="004D7963" w:rsidRPr="004D7963">
        <w:rPr>
          <w:rFonts w:cs="Times New Roman"/>
        </w:rPr>
        <w:t xml:space="preserve">(Correia, 2003; Cruz and Rebelo, 2005; Cruz </w:t>
      </w:r>
      <w:r w:rsidR="004D7963" w:rsidRPr="004D7963">
        <w:rPr>
          <w:rFonts w:cs="Times New Roman"/>
          <w:i/>
          <w:iCs/>
        </w:rPr>
        <w:t>et al.</w:t>
      </w:r>
      <w:r w:rsidR="004D7963" w:rsidRPr="004D7963">
        <w:rPr>
          <w:rFonts w:cs="Times New Roman"/>
        </w:rPr>
        <w:t>, 2006)</w:t>
      </w:r>
      <w:r w:rsidR="00594826" w:rsidRPr="006A7723">
        <w:rPr>
          <w:lang w:val="en-US"/>
        </w:rPr>
        <w:fldChar w:fldCharType="end"/>
      </w:r>
      <w:r w:rsidR="00035E17">
        <w:rPr>
          <w:lang w:val="en-US"/>
        </w:rPr>
        <w:t>, it</w:t>
      </w:r>
      <w:r w:rsidR="00035E17" w:rsidRPr="006A7723">
        <w:rPr>
          <w:lang w:val="en-US"/>
        </w:rPr>
        <w:t xml:space="preserve"> is a benthic omnivorous</w:t>
      </w:r>
      <w:r w:rsidR="00035E17">
        <w:rPr>
          <w:lang w:val="en-US"/>
        </w:rPr>
        <w:t xml:space="preserve"> species, with a high trophic flexibility </w:t>
      </w:r>
      <w:r w:rsidR="00035E17" w:rsidRPr="006A7723">
        <w:rPr>
          <w:lang w:val="en-US"/>
        </w:rPr>
        <w:fldChar w:fldCharType="begin"/>
      </w:r>
      <w:r w:rsidR="00CD2EB3">
        <w:rPr>
          <w:lang w:val="en-US"/>
        </w:rPr>
        <w:instrText xml:space="preserve"> ADDIN ZOTERO_ITEM CSL_CITATION {"citationID":"AzV1LAum","properties":{"formattedCitation":"(Guti\\uc0\\u233{}rrez-Yurrita {\\i{}et al.}, 1998; Correia, 2002; Smart {\\i{}et al.}, 2002; Alcorlo {\\i{}et al.}, 2004; Ilh\\uc0\\u233{}u {\\i{}et al.}, 2007)","plainCitation":"(Gutiérrez-Yurrita et al., 1998; Correia, 2002; Smart et al., 2002; Alcorlo et al., 2004; Ilhéu et al., 2007)","noteIndex":0},"citationItems":[{"id":2494,"uris":["http://zotero.org/users/4941387/items/U97AFAXX"],"uri":["http://zotero.org/users/4941387/items/U97AFAXX"],"itemData":{"id":2494,"type":"article-journal","title":"Diet of the red swamp crayfish Procambarus clarkii in natural ecosystems of the Donana National Park temporary fresh-water marsh (Spain)","container-title":"Journal of Crustacean Biology","page":"120–127","volume":"18","issue":"1","source":"Google Scholar","author":[{"family":"Gutiérrez-Yurrita","given":"P. J."},{"family":"Sancho","given":"G."},{"family":"Bravo","given":"M. A."},{"family":"Baltanas","given":"A."},{"family":"Montes","given":"C."}],"issued":{"date-parts":[["1998"]]}}},{"id":2479,"uris":["http://zotero.org/users/4941387/items/WNDJU83P"],"uri":["http://zotero.org/users/4941387/items/WNDJU83P"],"itemData":{"id":2479,"type":"article-journal","title":"Niche breadth and trophic diversity: feeding behaviour of the red swamp crayfish (&lt;i&gt;Procambarus clarkii&lt;/i&gt;) towards environmental availability of aquatic macroinvertebrates in a rice field (Portugal)","container-title":"Acta Oecologica","page":"421–429","volume":"23","issue":"6","source":"Google Scholar","title-short":"Niche breadth and trophic diversity","author":[{"family":"Correia","given":"Alexandra Marçal"}],"issued":{"date-parts":[["2002"]]}}},{"id":2499,"uris":["http://zotero.org/users/4941387/items/MBABBY9Z"],"uri":["http://zotero.org/users/4941387/items/MBABBY9Z"],"itemData":{"id":2499,"type":"article-journal","title":"Feeding of the exotic Louisiana red swamp crayfish, Procambarus clarkii (Crustacea, Decapoda), in an African tropical lake: Lake Naivasha, Kenya","container-title":"Hydrobiologia","page":"129-142","volume":"488","source":"CiteSeer","author":[{"family":"Smart","given":"Andrew C."},{"family":"Harper","given":"David M."},{"family":"Malaisse","given":"François"},{"family":"Schmitz","given":"Sophie"},{"family":"Coley","given":"Stephanie"},{"family":"Beauregard","given":"Anne-christine Gouder De"}],"issued":{"date-parts":[["2002"]]}}},{"id":2496,"uris":["http://zotero.org/users/4941387/items/AKLGD7AT"],"uri":["http://zotero.org/users/4941387/items/AKLGD7AT"],"itemData":{"id":2496,"type":"article-journal","title":"Feeding Preferences and Food Selection of the Red Swamp Crayfish, Procambarus clarkii, in Habitats Differing in Food Item Diversity","container-title":"Crustaceana","page":"435-453","volume":"77","issue":"4","source":"JSTOR","abstract":"We compared the dietary composition, feeding preferences, and food selection of the introduced crayfish, Procambarus clarkii in a natural and a transformed freshwater marsh (rice field) in the lower Guadalquivir basin (southern Spain). Both habitats differed in hydroperiod and food item diversity. Food item diversity in crayfish stomachs is correlated with prey availability, which is significantly higher in the natural marsh. Herrera's index was low in both areas if compared with the theoretical maximum. P. clarkii behaves like a generalist in this area and individual crayfish have very similar feeding preferences. The most frequent items in the stomach were fresh macrophytes, detritus, and sediment grains. However, especially in the untransformed marsh, insect larvae formed an important part of the crayfish's diet, up to 67% by occurrence, with a marked seasonal pattern: crayfish in this area consumed significantly more animal prey in spring than in winter. P. clarkii positively selects for insect larvae (mayflies, chironomids), snails, and microcrustaceans except ostracodes. Negative selection against oligochaetes is explained by their burrowing behaviour and the difficulty to detect them in the stomachs. Cannibalism is stronger in the rice fields as a consequence of high crayfish densities. Animal food for adult P. clarkii is shown to be more important than previously reported. Overestimation of herbivory and detrivory in this omnivorous species might be due to serious methodological drawbacks associated with stomach content analyses. /// Presentamos una comparación de la composición de la dieta, las preferencias alimenticias y selección de los recursos tróficos utilizados por el cangrejo introducido, Procambarus clarkii, en dos ambientes diferentes de marisma de agua dulce de la cuenca del Bajo Guadalquivir (sur de España), natural y transformado (arrozal). Los dos ecosistemas difieren en su hidroperiodo y en la diversidad de las presas. La diversidad de los recursos tróficos encontrados en los estómagos de las dos áreas, estuvo directamente relacionada con la diversidad de especies presentes en el campo, siendo significativamente más alta en la marisma natural. El índice de Herrera fue bajo en ambas zonas cuando se compara con el máximo teórico. P. clarkii se comporta como una especie generalista en esta zona y los cangrejos, individualmente, tienen preferencias alimenticias semejantes. Los elementos más frecuentes encontrados en los estómagos fueron, según su orden de abundancia, macrófitos, detritus y granos de sedimento. Sin embargo, en la marisma natural, las larvas de insectos constituyen una categoría muy importante en la dieta del cangrejo (frecuencia de aparición de más del 67%) que fluctúa con un marcado patrón estacional: consumen más presas animales en primavera que durante el invierno. P. clarkii selecciona positivamente larvas de insectos (efímeras y mosquitos), caracoles y microcrustáceos, excepto los ostrácodos. Realiza una selección negativa contra los oligoquetos que puede ser explicada por la capacidad de éstos para enterrarse en el sedimento y su difícil detección en los contenidos estomacales. El canibalismo tiene una mayor importancia en los arrozales como consecuencia de las alta densidades de las poblaciones de cangrejos que se desarrollan allí. Los adultos de P. clarkii explotan recursos de naturaleza animal de una manera más importante de lo que previamente se había regist</w:instrText>
      </w:r>
      <w:r w:rsidR="00CD2EB3" w:rsidRPr="00CD2EB3">
        <w:rPr>
          <w:lang w:val="fr-FR"/>
        </w:rPr>
        <w:instrText xml:space="preserve">rado. La sobreestimación de la herbivoría y detritivoría en esta especie omnívora puede ser consecuencia de la desventaja metodológica que ofrece el empleo del análisis del contenido estomacal.","ISSN":"0011-216X","author":[{"family":"Alcorlo","given":"Paloma"},{"family":"Geiger","given":"Walter"},{"family":"Otero","given":"Marina"}],"issued":{"date-parts":[["2004"]]}}},{"id":2524,"uris":["http://zotero.org/users/4941387/items/R8HNMQAN"],"uri":["http://zotero.org/users/4941387/items/R8HNMQAN"],"itemData":{"id":2524,"type":"chapter","title":"Predation of invasive crayfish on aquatic vertebrates: the effect of Procambarus clarkii on fish assemblages in Mediterranean temporary streams","container-title":"Biological invaders in inland waters: Profiles, distribution, and threats","publisher":"Springer Netherlands","publisher-place":"Dordrecht","page":"543-558","volume":"2","source":"Crossref","event-place":"Dordrecht","URL":"http://link.springer.com/10.1007/978-1-4020-6029-8_29","ISBN":"978-1-4020-6028-1","note":"DOI: 10.1007/978-1-4020-6029-8_29","title-short":"Predation of invasive crayfish on aquatic vertebrates","language":"en","editor":[{"family":"Gherardi","given":"Francesca"}],"author":[{"family":"Ilhéu","given":"Maria"},{"family":"Bernardo","given":"João Manuel"},{"family":"Fernandes","given":"Sílvia"}],"issued":{"date-parts":[["2007"]]},"accessed":{"date-parts":[["2018",8,17]]}}}],"schema":"https://github.com/citation-style-language/schema/raw/master/csl-citation.json"} </w:instrText>
      </w:r>
      <w:r w:rsidR="00035E17" w:rsidRPr="006A7723">
        <w:rPr>
          <w:lang w:val="en-US"/>
        </w:rPr>
        <w:fldChar w:fldCharType="separate"/>
      </w:r>
      <w:r w:rsidR="00035E17" w:rsidRPr="00A947A4">
        <w:rPr>
          <w:rFonts w:cs="Times New Roman"/>
          <w:lang w:val="fr-FR"/>
        </w:rPr>
        <w:t xml:space="preserve">(Gutiérrez-Yurrita </w:t>
      </w:r>
      <w:r w:rsidR="00035E17" w:rsidRPr="00A947A4">
        <w:rPr>
          <w:rFonts w:cs="Times New Roman"/>
          <w:i/>
          <w:iCs/>
          <w:lang w:val="fr-FR"/>
        </w:rPr>
        <w:t>et al.</w:t>
      </w:r>
      <w:r w:rsidR="00035E17" w:rsidRPr="00A947A4">
        <w:rPr>
          <w:rFonts w:cs="Times New Roman"/>
          <w:lang w:val="fr-FR"/>
        </w:rPr>
        <w:t xml:space="preserve">, 1998; Correia, 2002; Smart </w:t>
      </w:r>
      <w:r w:rsidR="00035E17" w:rsidRPr="00A947A4">
        <w:rPr>
          <w:rFonts w:cs="Times New Roman"/>
          <w:i/>
          <w:iCs/>
          <w:lang w:val="fr-FR"/>
        </w:rPr>
        <w:t>et al.</w:t>
      </w:r>
      <w:r w:rsidR="00035E17" w:rsidRPr="00A947A4">
        <w:rPr>
          <w:rFonts w:cs="Times New Roman"/>
          <w:lang w:val="fr-FR"/>
        </w:rPr>
        <w:t xml:space="preserve">, 2002; Alcorlo </w:t>
      </w:r>
      <w:r w:rsidR="00035E17" w:rsidRPr="00A947A4">
        <w:rPr>
          <w:rFonts w:cs="Times New Roman"/>
          <w:i/>
          <w:iCs/>
          <w:lang w:val="fr-FR"/>
        </w:rPr>
        <w:t>et al.</w:t>
      </w:r>
      <w:r w:rsidR="00035E17" w:rsidRPr="006B5A0F">
        <w:rPr>
          <w:rFonts w:cs="Times New Roman"/>
          <w:lang w:val="fr-FR"/>
        </w:rPr>
        <w:t xml:space="preserve">, 2004; Ilhéu </w:t>
      </w:r>
      <w:r w:rsidR="00035E17" w:rsidRPr="006B5A0F">
        <w:rPr>
          <w:rFonts w:cs="Times New Roman"/>
          <w:i/>
          <w:iCs/>
          <w:lang w:val="fr-FR"/>
        </w:rPr>
        <w:t>et al.</w:t>
      </w:r>
      <w:r w:rsidR="00035E17" w:rsidRPr="006B5A0F">
        <w:rPr>
          <w:rFonts w:cs="Times New Roman"/>
          <w:lang w:val="fr-FR"/>
        </w:rPr>
        <w:t>, 2007)</w:t>
      </w:r>
      <w:r w:rsidR="00035E17" w:rsidRPr="006A7723">
        <w:rPr>
          <w:lang w:val="en-US"/>
        </w:rPr>
        <w:fldChar w:fldCharType="end"/>
      </w:r>
      <w:r w:rsidR="00035E17" w:rsidRPr="00A947A4">
        <w:rPr>
          <w:lang w:val="fr-FR"/>
        </w:rPr>
        <w:t>.</w:t>
      </w:r>
      <w:r w:rsidR="00F137C0" w:rsidRPr="00035E17">
        <w:rPr>
          <w:lang w:val="fr-FR"/>
        </w:rPr>
        <w:t xml:space="preserve"> </w:t>
      </w:r>
      <w:r w:rsidR="00CD66E7" w:rsidRPr="00CD66E7">
        <w:rPr>
          <w:lang w:val="en-US"/>
        </w:rPr>
        <w:t>The insertion of c</w:t>
      </w:r>
      <w:r w:rsidR="00EA5F2B" w:rsidRPr="00CD66E7">
        <w:rPr>
          <w:lang w:val="en-US"/>
        </w:rPr>
        <w:t>rayfish</w:t>
      </w:r>
      <w:r w:rsidR="00CD66E7">
        <w:rPr>
          <w:lang w:val="en-US"/>
        </w:rPr>
        <w:t xml:space="preserve"> at a central position </w:t>
      </w:r>
      <w:r w:rsidR="0062614F">
        <w:rPr>
          <w:lang w:val="en-US"/>
        </w:rPr>
        <w:t>in</w:t>
      </w:r>
      <w:r w:rsidR="00CD66E7">
        <w:rPr>
          <w:lang w:val="en-US"/>
        </w:rPr>
        <w:t xml:space="preserve"> food webs</w:t>
      </w:r>
      <w:r w:rsidR="00EA5F2B" w:rsidRPr="00CD66E7">
        <w:rPr>
          <w:lang w:val="en-US"/>
        </w:rPr>
        <w:t xml:space="preserve"> </w:t>
      </w:r>
      <w:r w:rsidR="00CD66E7" w:rsidRPr="00CD66E7">
        <w:rPr>
          <w:lang w:val="en-US"/>
        </w:rPr>
        <w:t>is thus expected to considerabl</w:t>
      </w:r>
      <w:r w:rsidR="00CD66E7">
        <w:rPr>
          <w:lang w:val="en-US"/>
        </w:rPr>
        <w:t>y modify the trophic structure of</w:t>
      </w:r>
      <w:r w:rsidR="00CD66E7" w:rsidRPr="00CD66E7">
        <w:rPr>
          <w:lang w:val="en-US"/>
        </w:rPr>
        <w:t xml:space="preserve"> pond ecosystems</w:t>
      </w:r>
      <w:r w:rsidR="00F07420">
        <w:rPr>
          <w:lang w:val="en-US"/>
        </w:rPr>
        <w:t xml:space="preserve"> </w:t>
      </w:r>
      <w:r w:rsidR="00F07420" w:rsidRPr="004409E4">
        <w:rPr>
          <w:sz w:val="18"/>
        </w:rPr>
        <w:t>(</w:t>
      </w:r>
      <w:proofErr w:type="spellStart"/>
      <w:r w:rsidR="00F07420" w:rsidRPr="004409E4">
        <w:rPr>
          <w:sz w:val="18"/>
        </w:rPr>
        <w:t>Sagouis</w:t>
      </w:r>
      <w:proofErr w:type="spellEnd"/>
      <w:r w:rsidR="00F07420" w:rsidRPr="004409E4">
        <w:rPr>
          <w:sz w:val="18"/>
        </w:rPr>
        <w:t xml:space="preserve"> et al. 2015</w:t>
      </w:r>
      <w:r w:rsidR="00F07420">
        <w:rPr>
          <w:sz w:val="18"/>
        </w:rPr>
        <w:t>?</w:t>
      </w:r>
      <w:r w:rsidR="00F07420" w:rsidRPr="004409E4">
        <w:rPr>
          <w:sz w:val="18"/>
        </w:rPr>
        <w:t>)</w:t>
      </w:r>
      <w:r w:rsidR="00CD66E7">
        <w:rPr>
          <w:lang w:val="en-US"/>
        </w:rPr>
        <w:t xml:space="preserve">. </w:t>
      </w:r>
      <w:r w:rsidR="00B9376E">
        <w:rPr>
          <w:lang w:val="en-US"/>
        </w:rPr>
        <w:t>C</w:t>
      </w:r>
      <w:r w:rsidR="00456A77">
        <w:rPr>
          <w:lang w:val="en-US"/>
        </w:rPr>
        <w:t xml:space="preserve">rayfish is thought to impact amphibians </w:t>
      </w:r>
      <w:r w:rsidR="0069035A">
        <w:rPr>
          <w:lang w:val="en-US"/>
        </w:rPr>
        <w:t xml:space="preserve">notably </w:t>
      </w:r>
      <w:r w:rsidR="00456A77">
        <w:rPr>
          <w:lang w:val="en-US"/>
        </w:rPr>
        <w:t>through</w:t>
      </w:r>
      <w:r w:rsidR="0069035A">
        <w:rPr>
          <w:lang w:val="en-US"/>
        </w:rPr>
        <w:t xml:space="preserve"> trophic relationships, especially</w:t>
      </w:r>
      <w:r w:rsidR="00456A77">
        <w:rPr>
          <w:lang w:val="en-US"/>
        </w:rPr>
        <w:t xml:space="preserve"> pre</w:t>
      </w:r>
      <w:r w:rsidR="003B3B28">
        <w:rPr>
          <w:lang w:val="en-US"/>
        </w:rPr>
        <w:t>dation and competition for food</w:t>
      </w:r>
      <w:r w:rsidR="00B9376E">
        <w:rPr>
          <w:lang w:val="en-US"/>
        </w:rPr>
        <w:t xml:space="preserve"> </w:t>
      </w:r>
      <w:r w:rsidR="00B9376E">
        <w:rPr>
          <w:lang w:val="en-US"/>
        </w:rPr>
        <w:fldChar w:fldCharType="begin"/>
      </w:r>
      <w:r w:rsidR="00B9376E">
        <w:rPr>
          <w:lang w:val="en-US"/>
        </w:rPr>
        <w:instrText xml:space="preserve"> ADDIN ZOTERO_ITEM CSL_CITATION {"citationID":"GtJtgtG2","properties":{"formattedCitation":"(Cruz and Rebelo, 2005; Cruz {\\i{}et al.}, 2006)","plainCitation":"(Cruz and Rebelo, 2005; Cruz et al., 2006)","noteIndex":0},"citationItems":[{"id":"K6SP7l8N/apWrNywi","uris":["http://zotero.org/users/4941387/items/MDNUD2R7"],"uri":["http://zotero.org/users/4941387/items/MDNUD2R7"],"itemData":{"id":"K6SP7l8N/apWrNywi","type":"article-journal","title":"Vulnerability of Southwest Iberian amphibians to an introduced crayfish, &lt;i&gt;Procambarus clarkii&lt;/i&gt;","container-title":"Amphibia-Reptilia","page":"293–303","volume":"26","issue":"3","source":"Google Scholar","author":[{"family":"Cruz","given":"Maria João"},{"family":"Rebelo","given":"Rui"}],"issued":{"date-parts":[["2005"]]}}},{"id":756,"uris":["http://zotero.org/users/4941387/items/QHGGCNC3"],"uri":["http://zotero.org/users/4941387/items/QHGGCNC3"],"itemData":{"id":756,"type":"article-journal","title":"Predation by an exotic crayfish, &lt;i&gt;Procambarus clarkii&lt;/i&gt;, on natterjack toad, &lt;i&gt;Bufo calamita&lt;/i&gt;, embryos: its role on the exclusion of this amphibian from its breeding ponds","container-title":"Copeia","page":"274–280","volume":"2006","issue":"2","source":"Google Scholar","title-short":"Predation by an exotic crayfish, Procambarus clarkii, on natterjack toad, Bufo calamita, embryos","author":[{"family":"Cruz","given":"Maria"},{"family":"Pascoal","given":"Sandra"},{"family":"Tejedo","given":"Miguel"},{"family":"Rebelo","given":"Rui"}],"issued":{"date-parts":[["2006"]]}}}],"schema":"https://github.com/citation-style-language/schema/raw/master/csl-citation.json"} </w:instrText>
      </w:r>
      <w:r w:rsidR="00B9376E">
        <w:rPr>
          <w:lang w:val="en-US"/>
        </w:rPr>
        <w:fldChar w:fldCharType="separate"/>
      </w:r>
      <w:r w:rsidR="00B9376E" w:rsidRPr="00B9376E">
        <w:rPr>
          <w:rFonts w:cs="Times New Roman"/>
          <w:szCs w:val="24"/>
        </w:rPr>
        <w:t xml:space="preserve">(Cruz and Rebelo, 2005; Cruz </w:t>
      </w:r>
      <w:r w:rsidR="00B9376E" w:rsidRPr="00B9376E">
        <w:rPr>
          <w:rFonts w:cs="Times New Roman"/>
          <w:i/>
          <w:iCs/>
          <w:szCs w:val="24"/>
        </w:rPr>
        <w:t>et al.</w:t>
      </w:r>
      <w:r w:rsidR="00B9376E" w:rsidRPr="00B9376E">
        <w:rPr>
          <w:rFonts w:cs="Times New Roman"/>
          <w:szCs w:val="24"/>
        </w:rPr>
        <w:t>, 2006)</w:t>
      </w:r>
      <w:r w:rsidR="00B9376E">
        <w:rPr>
          <w:lang w:val="en-US"/>
        </w:rPr>
        <w:fldChar w:fldCharType="end"/>
      </w:r>
      <w:r w:rsidR="00EC4D98" w:rsidRPr="003B3B28">
        <w:rPr>
          <w:lang w:val="en-US"/>
        </w:rPr>
        <w:t>.</w:t>
      </w:r>
      <w:r w:rsidR="00B9376E">
        <w:rPr>
          <w:lang w:val="en-US"/>
        </w:rPr>
        <w:t xml:space="preserve"> Tadpoles apparently do not recognize crayfish as a predator </w:t>
      </w:r>
      <w:r w:rsidR="00B9376E">
        <w:rPr>
          <w:lang w:val="en-US"/>
        </w:rPr>
        <w:fldChar w:fldCharType="begin"/>
      </w:r>
      <w:r w:rsidR="00B9376E">
        <w:rPr>
          <w:lang w:val="en-US"/>
        </w:rPr>
        <w:instrText xml:space="preserve"> ADDIN ZOTERO_ITEM CSL_CITATION {"citationID":"cvVSXBPp","properties":{"formattedCitation":"(Gomez-Mestre and Diaz-Paniagua, 2011)","plainCitation":"(Gomez-Mestre and Diaz-Paniagua, 2011)","noteIndex":0},"citationItems":[{"id":286,"uris":["http://zotero.org/users/4941387/items/3CWE93MX"],"uri":["http://zotero.org/users/4941387/items/3CWE93MX"],"itemData":{"id":286,"type":"article-journal","title":"Invasive predatory crayfish do not trigger inducible defences in tadpoles","container-title":"Proceedings of the Royal Society B: Biological Sciences","page":"3364-3370","volume":"278","issue":"1723","source":"CrossRef","ISSN":"0962-8452, 1471-2954","language":"en","author":[{"family":"Gomez-Mestre","given":"I."},{"family":"Diaz-Paniagua","given":"C."}],"issued":{"date-parts":[["2011",11,22]]}}}],"schema":"https://github.com/citation-style-language/schema/raw/master/csl-citation.json"} </w:instrText>
      </w:r>
      <w:r w:rsidR="00B9376E">
        <w:rPr>
          <w:lang w:val="en-US"/>
        </w:rPr>
        <w:fldChar w:fldCharType="separate"/>
      </w:r>
      <w:r w:rsidR="00B9376E" w:rsidRPr="00B9376E">
        <w:rPr>
          <w:rFonts w:cs="Times New Roman"/>
        </w:rPr>
        <w:t>(Gomez-Mestre and Diaz-Paniagua, 2011)</w:t>
      </w:r>
      <w:r w:rsidR="00B9376E">
        <w:rPr>
          <w:lang w:val="en-US"/>
        </w:rPr>
        <w:fldChar w:fldCharType="end"/>
      </w:r>
      <w:r w:rsidR="00B9376E">
        <w:rPr>
          <w:lang w:val="en-US"/>
        </w:rPr>
        <w:t xml:space="preserve"> but chemical signals from congeneric tadpoles elicit avoidance behaviors in some species </w:t>
      </w:r>
      <w:r w:rsidR="00B9376E">
        <w:rPr>
          <w:lang w:val="en-US"/>
        </w:rPr>
        <w:fldChar w:fldCharType="begin"/>
      </w:r>
      <w:r w:rsidR="00B9376E">
        <w:rPr>
          <w:lang w:val="en-US"/>
        </w:rPr>
        <w:instrText xml:space="preserve"> ADDIN ZOTERO_ITEM CSL_CITATION {"citationID":"Il6Plxlr","properties":{"formattedCitation":"(Pearl {\\i{}et al.}, 2003; Nunes {\\i{}et al.}, 2013; Ramamonjisoa {\\i{}et al.}, 2018)","plainCitation":"(Pearl et al., 2003; Nunes et al., 2013; Ramamonjisoa et al., 2018)","noteIndex":0},"citationItems":[{"id":3112,"uris":["http://zotero.org/users/4941387/items/GFM4VDTQ"],"uri":["http://zotero.org/users/4941387/items/GFM4VDTQ"],"itemData":{"id":3112,"type":"article-journal","title":"Behavioral Responses of Anuran Larvae to Chemical Cues of Native and Introduced Predators in the Pacific Northwestern United States","container-title":"Journal of Herpetology","page":"572-576","volume":"37","issue":"3","source":"Crossref","abstract":"We compared behavioral responses of larvae of three Paciﬁc Northwest anurans from different hydroperiods to water borne cues of native and introduced predators. Two native anurans (Paciﬁc Treefrog, Pseudacris regilla, and Northern Red-Legged Frog, Rana aurora aurora) and introduced Bullfrogs (Rana catesbeiana) responded to water conditioned by native Redside Shiners (Richardsonius balteatus) by increasing refuge use. The larvae of the two native anurans differed in their response to introduced predator cues. Rana aurora aurora, which occur in temporary and permanent waters, responded to both introduced Bluegill Sunﬁsh (Lepomis macrochirus) and introduced Crayﬁsh (Procambarus clarkii). Pseudacris regilla, which occur primarily in temporary ponds, did not respond to water borne cues from either introduced predator. The broader responses of R. a. aurora may indicate greater behavioral plasticity or more exposure to novel predators than experienced by P. regilla. Larvae of introduced R. catesbeiana responded strongly to cues from two ﬁsh native to the Paciﬁc northwest but did not alter behavior in response to any of ﬁve potential predators with which they coexist in their native range. Fish that occur with R. catesbeiana in their native range generally ﬁnd Bullfrog larvae unpalatable. This pattern suggests that Bullfrog larvae can recognize cues of novel predators that may ﬁnd them palatable, which could contribute to their success as an invasive species in the region.","DOI":"10.1670/134-02N","ISSN":"0022-1511","language":"en","author":[{"family":"Pearl","given":"Christopher A."},{"family":"Adams","given":"Michael J."},{"famil</w:instrText>
      </w:r>
      <w:r w:rsidR="00B9376E" w:rsidRPr="00301B1B">
        <w:rPr>
          <w:lang w:val="en-US"/>
        </w:rPr>
        <w:instrText xml:space="preserve">y":"Schuytema","given":"Gerald S."},{"family":"Nebeker","given":"Alan V."}],"issued":{"date-parts":[["2003",9]]}}},{"id":745,"uris":["http://zotero.org/users/4941387/items/H3P9AAJW"],"uri":["http://zotero.org/users/4941387/items/H3P9AAJW"],"itemData":{"id":745,"type":"article-journal","title":"Do anuran larvae respond behaviourally to chemical cues from an invasive crayfish predator? A community-wide study","container-title":"Oecologia","page":"115-127","volume":"171","issue":"1","source":"CrossRef","language":"en","author":[{"family":"Nunes","given":"Ana L."},{"family":"Richter-Boix","given":"Alex"},{"family":"Laurila","given":"Anssi"},{"family":"Rebelo","given":"Rui"}],"issued":{"date-parts":[["2013",1]]}}},{"id":2461,"uris":["http://zotero.org/users/4941387/items/263EPM2J"],"uri":["http://zotero.org/users/4941387/items/263EPM2J"],"itemData":{"id":2461,"type":"article-journal","title":"Differential vulnerability of two sympatric tadpoles to an invasive crayfish predator","container-title":"Hydrobiologia","page":"119-127","volume":"818","issue":"1","source":"Crossref","DOI":"10.1007/s10750-018-3599-7","ISSN":"0018-8158, 1573-5117","language":"en","author":[{"family":"Ramamonjisoa","given":"Noelikanto"},{"family":"Rakotonoely","given":"Harisoa"},{"family":"Natuhara","given":"Yosihiro"}],"issued":{"date-parts":[["2018",8]]}}}],"schema":"https://github.com/citation-style-language/schema/raw/master/csl-citation.json"} </w:instrText>
      </w:r>
      <w:r w:rsidR="00B9376E">
        <w:rPr>
          <w:lang w:val="en-US"/>
        </w:rPr>
        <w:fldChar w:fldCharType="separate"/>
      </w:r>
      <w:r w:rsidR="00B9376E" w:rsidRPr="00301B1B">
        <w:rPr>
          <w:rFonts w:cs="Times New Roman"/>
          <w:szCs w:val="24"/>
          <w:lang w:val="en-US"/>
        </w:rPr>
        <w:t xml:space="preserve">(Pearl </w:t>
      </w:r>
      <w:r w:rsidR="00B9376E" w:rsidRPr="00301B1B">
        <w:rPr>
          <w:rFonts w:cs="Times New Roman"/>
          <w:i/>
          <w:iCs/>
          <w:szCs w:val="24"/>
          <w:lang w:val="en-US"/>
        </w:rPr>
        <w:t>et al.</w:t>
      </w:r>
      <w:r w:rsidR="00B9376E" w:rsidRPr="00301B1B">
        <w:rPr>
          <w:rFonts w:cs="Times New Roman"/>
          <w:szCs w:val="24"/>
          <w:lang w:val="en-US"/>
        </w:rPr>
        <w:t xml:space="preserve">, 2003; Nunes </w:t>
      </w:r>
      <w:r w:rsidR="00B9376E" w:rsidRPr="00301B1B">
        <w:rPr>
          <w:rFonts w:cs="Times New Roman"/>
          <w:i/>
          <w:iCs/>
          <w:szCs w:val="24"/>
          <w:lang w:val="en-US"/>
        </w:rPr>
        <w:t>et al.</w:t>
      </w:r>
      <w:r w:rsidR="00B9376E" w:rsidRPr="00301B1B">
        <w:rPr>
          <w:rFonts w:cs="Times New Roman"/>
          <w:szCs w:val="24"/>
          <w:lang w:val="en-US"/>
        </w:rPr>
        <w:t xml:space="preserve">, 2013; Ramamonjisoa </w:t>
      </w:r>
      <w:r w:rsidR="00B9376E" w:rsidRPr="00301B1B">
        <w:rPr>
          <w:rFonts w:cs="Times New Roman"/>
          <w:i/>
          <w:iCs/>
          <w:szCs w:val="24"/>
          <w:lang w:val="en-US"/>
        </w:rPr>
        <w:t>et al.</w:t>
      </w:r>
      <w:r w:rsidR="00B9376E" w:rsidRPr="00301B1B">
        <w:rPr>
          <w:rFonts w:cs="Times New Roman"/>
          <w:szCs w:val="24"/>
          <w:lang w:val="en-US"/>
        </w:rPr>
        <w:t>, 2018)</w:t>
      </w:r>
      <w:r w:rsidR="00B9376E">
        <w:rPr>
          <w:lang w:val="en-US"/>
        </w:rPr>
        <w:fldChar w:fldCharType="end"/>
      </w:r>
      <w:r w:rsidR="00301B1B" w:rsidRPr="00301B1B">
        <w:rPr>
          <w:lang w:val="en-US"/>
        </w:rPr>
        <w:t xml:space="preserve"> as well as</w:t>
      </w:r>
      <w:r w:rsidR="00B9376E" w:rsidRPr="00301B1B">
        <w:rPr>
          <w:lang w:val="en-US"/>
        </w:rPr>
        <w:t xml:space="preserve"> morphological altera</w:t>
      </w:r>
      <w:r w:rsidR="00B9376E" w:rsidRPr="00B9376E">
        <w:rPr>
          <w:lang w:val="en-US"/>
        </w:rPr>
        <w:t xml:space="preserve">tions </w:t>
      </w:r>
      <w:r w:rsidR="00B9376E">
        <w:rPr>
          <w:lang w:val="en-US"/>
        </w:rPr>
        <w:fldChar w:fldCharType="begin"/>
      </w:r>
      <w:r w:rsidR="00B9376E" w:rsidRPr="00B9376E">
        <w:rPr>
          <w:lang w:val="en-US"/>
        </w:rPr>
        <w:instrText xml:space="preserve"> ADDIN ZOTERO_ITEM CSL_CITATION {"citationID":"K8qe8ROh","properties":{"formattedCitation":"(Nunes {\\i{}et al.}, 2014; Pease and Wayne, 2014)","plainCitation":"(Nunes et al., 2014; Pease and Wayne, 2014)","noteIndex":0},"citationItems":[{"id":747,"uris":["http://zotero.org/users/4941387/items/WB3F45AI"],"uri":["http://zotero.org/users/4941387/items/WB3F45AI"],"itemData":{"id":747,"type":"article-journal","title":"Morphological and life-history responses of anurans to predation by an invasive crayfish: an integrative approach","container-title":"Ecology and Evolution","page":"1491-1503","volume":"4","issue":"8","source":"CrossRef","language":"en","author":[{"family":"Nunes","given":"Ana L."},{"family":"Orizaola","given":"Germán"},{"family":"Laurila","given":"Anssi"},{"family":"Rebelo","given":"Rui"}],"issued":{"date-parts":[["2014",4]]}}},{"id":74,"uris":["http://zotero.org/users/4941387/items/SU4A93P5"],"uri":["http://zotero.org/users/4941387/items/SU4A93P5"],"itemData":{"id":74,"type":"article-journal","title":"Divergent responses of exposed and naive Pacific tree frog tadpoles to invasive predatory crayfish","container-title":"Oecologia","page":"241-252","volume":"174","issue":"1","source":"CrossRef","ISSN":"0029-8549, 1432-1939","language":"en","author":[{"family":"Pease","given":"Katherine M."},{"family":"Wayne","given":"Robert K."}],"issued":{"date-parts":[["2014",1]]}}}],"schema":"https://github.com/citation-style-language/schema</w:instrText>
      </w:r>
      <w:r w:rsidR="00B9376E">
        <w:rPr>
          <w:lang w:val="en-US"/>
        </w:rPr>
        <w:instrText xml:space="preserve">/raw/master/csl-citation.json"} </w:instrText>
      </w:r>
      <w:r w:rsidR="00B9376E">
        <w:rPr>
          <w:lang w:val="en-US"/>
        </w:rPr>
        <w:fldChar w:fldCharType="separate"/>
      </w:r>
      <w:r w:rsidR="00B9376E" w:rsidRPr="00B9376E">
        <w:rPr>
          <w:rFonts w:cs="Times New Roman"/>
          <w:szCs w:val="24"/>
        </w:rPr>
        <w:t xml:space="preserve">(Nunes </w:t>
      </w:r>
      <w:r w:rsidR="00B9376E" w:rsidRPr="00B9376E">
        <w:rPr>
          <w:rFonts w:cs="Times New Roman"/>
          <w:i/>
          <w:iCs/>
          <w:szCs w:val="24"/>
        </w:rPr>
        <w:t>et al.</w:t>
      </w:r>
      <w:r w:rsidR="00B9376E" w:rsidRPr="00B9376E">
        <w:rPr>
          <w:rFonts w:cs="Times New Roman"/>
          <w:szCs w:val="24"/>
        </w:rPr>
        <w:t>, 2014; Pease and Wayne, 2014)</w:t>
      </w:r>
      <w:r w:rsidR="00B9376E">
        <w:rPr>
          <w:lang w:val="en-US"/>
        </w:rPr>
        <w:fldChar w:fldCharType="end"/>
      </w:r>
      <w:r w:rsidR="00301B1B">
        <w:rPr>
          <w:lang w:val="en-US"/>
        </w:rPr>
        <w:t xml:space="preserve">, that could in turn modify their trophic niche. However, </w:t>
      </w:r>
      <w:r w:rsidR="00B9376E">
        <w:rPr>
          <w:lang w:val="en-US"/>
        </w:rPr>
        <w:t>the influence of ecological factors on the</w:t>
      </w:r>
      <w:r w:rsidR="00B9376E" w:rsidRPr="006A7723">
        <w:rPr>
          <w:lang w:val="en-US"/>
        </w:rPr>
        <w:t xml:space="preserve"> </w:t>
      </w:r>
      <w:r w:rsidR="00B9376E">
        <w:rPr>
          <w:lang w:val="en-US"/>
        </w:rPr>
        <w:t xml:space="preserve">trophic </w:t>
      </w:r>
      <w:r w:rsidR="00B9376E" w:rsidRPr="006A7723">
        <w:rPr>
          <w:lang w:val="en-US"/>
        </w:rPr>
        <w:t>niche</w:t>
      </w:r>
      <w:r w:rsidR="00B9376E">
        <w:rPr>
          <w:lang w:val="en-US"/>
        </w:rPr>
        <w:t xml:space="preserve"> of amphibians was</w:t>
      </w:r>
      <w:r w:rsidR="00B9376E" w:rsidRPr="006A7723">
        <w:rPr>
          <w:lang w:val="en-US"/>
        </w:rPr>
        <w:t xml:space="preserve"> very badly known</w:t>
      </w:r>
      <w:r w:rsidR="00B9376E">
        <w:rPr>
          <w:lang w:val="en-US"/>
        </w:rPr>
        <w:t xml:space="preserve"> until recently </w:t>
      </w:r>
      <w:r w:rsidR="00B9376E" w:rsidRPr="006A7723">
        <w:rPr>
          <w:lang w:val="en-US"/>
        </w:rPr>
        <w:fldChar w:fldCharType="begin"/>
      </w:r>
      <w:r w:rsidR="00B9376E">
        <w:rPr>
          <w:lang w:val="en-US"/>
        </w:rPr>
        <w:instrText xml:space="preserve"> ADDIN ZOTERO_ITEM CSL_CITATION {"citationID":"BoyOTU4J","properties":{"unsorted":true,"formattedCitation":"(Altig {\\i{}et al.}, 2007; but see Carreira {\\i{}et al.}, 2016)","plainCitation":"(Altig et al., 2007; but see Carreira et al., 2016)","noteIndex":0},"citationItems":[{"id":1874,"uris":["http://zotero.org/users/4941387/items/W4Y3QZGQ"],"uri":["http://zotero.org/users/4941387/items/W4Y3QZGQ"],"itemData":{"id":1874,"type":"article-journal","title":"What do tadpoles really eat? Assessing the trophic status of an understudied and imperiled group of consumers in freshwater habitats","container-title":"Freshwater Biology","page":"386-395","volume":"52","issue":"2","source":"CrossRef","ISSN":"0046-5070, 1365-2427","title-short":"What do tadpoles really eat?","language":"en","author":[{"family":"Altig","given":"Ronald"},{"family":"Whiles","given":"Matt R."},{"family":"Taylor","given":"Cindy L."}],"issued":{"date-parts":[["2007",2]]}}},{"id":2377,"uris":["http://zotero.org/users/4941387/items/BJFGWWUH"],"uri":["http://zotero.org/users/4941387/items/BJFGWWUH"],"itemData":{"id":2377,"type":"article-journal","title":"Warm vegetarians? Heat waves and diet shifts in tadpoles","container-title":"Ecology","page":"2964–2974","volume":"97","issue":"11","source":"Google Scholar","title-short":"Warm vegetarians?","author":[{"family":"Carreira","given":"B. M."},{"family":"Segurado","given":"P."},{"family":"Orizaola","given":"German"},{"family":"Gonçalves","given":"N."},{"family":"Pinto","given":"V."},{"family":"Laurila","given":"Anssi"},{"family":"Rebelo","given":"R."}],"issued":{"date-parts":[["2016"]]}},"prefix":"but see"}],"schema":"https://github.com/citation-style-language/schema/raw/master/csl-citation.json"} </w:instrText>
      </w:r>
      <w:r w:rsidR="00B9376E" w:rsidRPr="006A7723">
        <w:rPr>
          <w:lang w:val="en-US"/>
        </w:rPr>
        <w:fldChar w:fldCharType="separate"/>
      </w:r>
      <w:r w:rsidR="00B9376E" w:rsidRPr="00E27C79">
        <w:rPr>
          <w:rFonts w:cs="Times New Roman"/>
          <w:szCs w:val="24"/>
        </w:rPr>
        <w:t xml:space="preserve">(Altig </w:t>
      </w:r>
      <w:r w:rsidR="00B9376E" w:rsidRPr="00E27C79">
        <w:rPr>
          <w:rFonts w:cs="Times New Roman"/>
          <w:i/>
          <w:iCs/>
          <w:szCs w:val="24"/>
        </w:rPr>
        <w:t>et al.</w:t>
      </w:r>
      <w:r w:rsidR="00B9376E" w:rsidRPr="00E27C79">
        <w:rPr>
          <w:rFonts w:cs="Times New Roman"/>
          <w:szCs w:val="24"/>
        </w:rPr>
        <w:t xml:space="preserve">, 2007; but see Carreira </w:t>
      </w:r>
      <w:r w:rsidR="00B9376E" w:rsidRPr="00E27C79">
        <w:rPr>
          <w:rFonts w:cs="Times New Roman"/>
          <w:i/>
          <w:iCs/>
          <w:szCs w:val="24"/>
        </w:rPr>
        <w:t>et al.</w:t>
      </w:r>
      <w:r w:rsidR="00B9376E" w:rsidRPr="00E27C79">
        <w:rPr>
          <w:rFonts w:cs="Times New Roman"/>
          <w:szCs w:val="24"/>
        </w:rPr>
        <w:t>, 2016)</w:t>
      </w:r>
      <w:r w:rsidR="00B9376E" w:rsidRPr="006A7723">
        <w:rPr>
          <w:lang w:val="en-US"/>
        </w:rPr>
        <w:fldChar w:fldCharType="end"/>
      </w:r>
      <w:r w:rsidR="00301B1B">
        <w:rPr>
          <w:lang w:val="en-US"/>
        </w:rPr>
        <w:t xml:space="preserve">, and SIA </w:t>
      </w:r>
      <w:r w:rsidR="007B55AD">
        <w:rPr>
          <w:lang w:val="en-US"/>
        </w:rPr>
        <w:t>have</w:t>
      </w:r>
      <w:r w:rsidR="00FE07B3">
        <w:rPr>
          <w:lang w:val="en-US"/>
        </w:rPr>
        <w:t xml:space="preserve"> rarely</w:t>
      </w:r>
      <w:r w:rsidR="007B55AD">
        <w:rPr>
          <w:lang w:val="en-US"/>
        </w:rPr>
        <w:t xml:space="preserve"> </w:t>
      </w:r>
      <w:r w:rsidR="00301B1B">
        <w:rPr>
          <w:lang w:val="en-US"/>
        </w:rPr>
        <w:t xml:space="preserve">been used </w:t>
      </w:r>
      <w:r w:rsidR="00171DA6">
        <w:rPr>
          <w:lang w:val="en-US"/>
        </w:rPr>
        <w:t xml:space="preserve">to explore this question, </w:t>
      </w:r>
      <w:r w:rsidR="00FE07B3">
        <w:rPr>
          <w:lang w:val="en-US"/>
        </w:rPr>
        <w:t xml:space="preserve">because </w:t>
      </w:r>
      <w:r w:rsidR="00311B7C">
        <w:rPr>
          <w:lang w:val="en-US"/>
        </w:rPr>
        <w:t>methodological constraints and the requirement of sacrificing animals largely limited explorations until alternative sampling methods were developed</w:t>
      </w:r>
      <w:r w:rsidR="00FE07B3">
        <w:rPr>
          <w:lang w:val="en-US"/>
        </w:rPr>
        <w:t xml:space="preserve"> for amphibians</w:t>
      </w:r>
      <w:r w:rsidR="00311B7C">
        <w:rPr>
          <w:lang w:val="en-US"/>
        </w:rPr>
        <w:t xml:space="preserve"> </w:t>
      </w:r>
      <w:r w:rsidR="00311B7C">
        <w:rPr>
          <w:lang w:val="en-US"/>
        </w:rPr>
        <w:fldChar w:fldCharType="begin"/>
      </w:r>
      <w:r w:rsidR="00311B7C">
        <w:rPr>
          <w:lang w:val="en-US"/>
        </w:rPr>
        <w:instrText xml:space="preserve"> ADDIN ZOTERO_ITEM CSL_CITATION {"citationID":"rE40GV9H","properties":{"formattedCitation":"(Milanovich and Maerz, 2012; B\\uc0\\u233{}louard {\\i{}et al.}, 2018a)","plainCitation":"(Milanovich and Maerz, 2012; Bélouard et al., 2018a)","noteIndex":0},"citationItems":[{"id":1903,"uris":["http://zotero.org/users/4941387/items/SYMAL5RT"],"uri":["http://zotero.org/users/4941387/items/SYMAL5RT"],"itemData":{"id":1903,"type":"article-journal","title":"Assessing the use of non-lethal tail clips for measuring stable isotopes of plethodontid salamanders","container-title":"Herpetological Conservation and Biology","page":"67-74","volume":"7","issue":"1","source":"Google Scholar","author":[{"family":"Milanovich","given":"Joseph"},{"family":"Maerz","given":"John C."}],"issued":{"date-parts":[["2012"]]}}},{"id":3113,"uris":["http://zotero.org/users/4941387/items/QME9P7WA"],"uri":["http://zotero.org/users/4941387/items/QME9P7WA"],"itemData":{"id":3113,"type":"article-journal","title":"Fins are relevant non-lethal surrogates for muscle to measure stable isotopes in amphibians","container-title":"submitted","author":[{"family":"Bélouard","given":"Nadège"},{"family":"Petit","given":"Eric J."},{"family":"Huteau","given":"Dominique"},{"family":"Oger","given":"Adrien"},{"family":"Paillisson","given":"Jean-Marc"}],"issued":{"date-parts":[["2018"]]}}}],"schema":"https://github.com/citation-style-language/schema/raw/master/csl-citation.json"} </w:instrText>
      </w:r>
      <w:r w:rsidR="00311B7C">
        <w:rPr>
          <w:lang w:val="en-US"/>
        </w:rPr>
        <w:fldChar w:fldCharType="separate"/>
      </w:r>
      <w:r w:rsidR="00311B7C" w:rsidRPr="00311B7C">
        <w:rPr>
          <w:rFonts w:cs="Times New Roman"/>
          <w:szCs w:val="24"/>
        </w:rPr>
        <w:t xml:space="preserve">(Milanovich and Maerz, 2012; Bélouard </w:t>
      </w:r>
      <w:r w:rsidR="00311B7C" w:rsidRPr="00311B7C">
        <w:rPr>
          <w:rFonts w:cs="Times New Roman"/>
          <w:i/>
          <w:iCs/>
          <w:szCs w:val="24"/>
        </w:rPr>
        <w:t>et al.</w:t>
      </w:r>
      <w:r w:rsidR="00311B7C" w:rsidRPr="00311B7C">
        <w:rPr>
          <w:rFonts w:cs="Times New Roman"/>
          <w:szCs w:val="24"/>
        </w:rPr>
        <w:t>, 2018a)</w:t>
      </w:r>
      <w:r w:rsidR="00311B7C">
        <w:rPr>
          <w:lang w:val="en-US"/>
        </w:rPr>
        <w:fldChar w:fldCharType="end"/>
      </w:r>
      <w:r w:rsidR="00311B7C">
        <w:rPr>
          <w:lang w:val="en-US"/>
        </w:rPr>
        <w:t xml:space="preserve">. </w:t>
      </w:r>
      <w:r w:rsidR="00283998">
        <w:rPr>
          <w:lang w:val="en-US"/>
        </w:rPr>
        <w:t>Using SIA, c</w:t>
      </w:r>
      <w:r w:rsidR="002C3C4C">
        <w:rPr>
          <w:lang w:val="en-US"/>
        </w:rPr>
        <w:t xml:space="preserve">rayfish has been found to alter the isotopic </w:t>
      </w:r>
      <w:r w:rsidR="00630367">
        <w:rPr>
          <w:lang w:val="en-US"/>
        </w:rPr>
        <w:t xml:space="preserve">position </w:t>
      </w:r>
      <w:r w:rsidR="002C3C4C">
        <w:rPr>
          <w:lang w:val="en-US"/>
        </w:rPr>
        <w:t xml:space="preserve">of </w:t>
      </w:r>
      <w:r w:rsidR="00B60E65">
        <w:rPr>
          <w:lang w:val="en-US"/>
        </w:rPr>
        <w:t>tadpoles</w:t>
      </w:r>
      <w:r w:rsidR="002C3C4C">
        <w:rPr>
          <w:lang w:val="en-US"/>
        </w:rPr>
        <w:t xml:space="preserve"> in mesocosm experiments, </w:t>
      </w:r>
      <w:r w:rsidR="00630367">
        <w:rPr>
          <w:lang w:val="en-US"/>
        </w:rPr>
        <w:t xml:space="preserve">as compared to native predators </w:t>
      </w:r>
      <w:r w:rsidR="00630367">
        <w:rPr>
          <w:lang w:val="en-US"/>
        </w:rPr>
        <w:fldChar w:fldCharType="begin"/>
      </w:r>
      <w:r w:rsidR="00DF1CDC">
        <w:rPr>
          <w:lang w:val="en-US"/>
        </w:rPr>
        <w:instrText xml:space="preserve"> ADDIN ZOTERO_ITEM CSL_CITATION {"citationID":"0qqDS6kL","properties":{"formattedCitation":"(Caut {\\i{}et al.}, 2013; Arribas {\\i{}et al.}, 2015)","plainCitation":"(Caut et al., 2013; Arribas et al., 2015)","noteIndex":0},"citationItems":[{"id":1913,"uris":["http://zotero.org/users/4941387/items/5MBR295V"],"uri":["http://zotero.org/users/4941387/items/5MBR295V"],"itemData":{"id":1913,"type":"article-journal","title":"Plastic changes in tadpole trophic ecology revealed by stable isotope analysis","container-title":"Oecologia","page":"95-105","volume":"173","issue":"1","source":"CrossRef","ISSN":"0029-8549, 1432-1939","language":"en","author":[{"family":"Caut","given":"Stéphane"},{"family":"Angulo","given":"Elena"},{"family":"Díaz-Paniagua","given":"Carmen"},{"family":"Gomez-Mestre","given":"Ivan"}],"issued":{"date-parts":[["2013",9]]}}},{"id":2397,"uris":["http://zotero.org/users/4941387/items/UWE28TP3"],"uri":["http://zotero.org/users/4941387/items/UWE28TP3"],"itemData":{"id":2397,"type":"article-journal","title":"Stable isotopes reveal trophic partitioning and trophic plasticity of a larval amphibian guild","container-title":"PLOS ONE","page":"e0130897","volume":"10","issue":"6","source":"Crossref","DOI":"10.1371/journal.pone.0130897","ISSN":"1932-6203","language":"en","author":[{"family":"Arribas","given":"Rosa"},{"family":"Díaz-Paniagua","given":"Carmen"},{"family":"Caut","given":"Stephane"},{"family":"Gomez-Mestre","given":"Ivan"}],"editor":[{"family":"Gorokhova","given":"Elena"}],"issued":{"date-parts":[["2015",6,19]]}}}],"schema":"https://github.com/citation-style-language/schema/raw/master/csl-citation.json"} </w:instrText>
      </w:r>
      <w:r w:rsidR="00630367">
        <w:rPr>
          <w:lang w:val="en-US"/>
        </w:rPr>
        <w:fldChar w:fldCharType="separate"/>
      </w:r>
      <w:r w:rsidR="00DF1CDC" w:rsidRPr="00DF1CDC">
        <w:rPr>
          <w:rFonts w:cs="Times New Roman"/>
          <w:szCs w:val="24"/>
        </w:rPr>
        <w:t xml:space="preserve">(Caut </w:t>
      </w:r>
      <w:r w:rsidR="00DF1CDC" w:rsidRPr="00DF1CDC">
        <w:rPr>
          <w:rFonts w:cs="Times New Roman"/>
          <w:i/>
          <w:iCs/>
          <w:szCs w:val="24"/>
        </w:rPr>
        <w:t>et al.</w:t>
      </w:r>
      <w:r w:rsidR="00DF1CDC" w:rsidRPr="00DF1CDC">
        <w:rPr>
          <w:rFonts w:cs="Times New Roman"/>
          <w:szCs w:val="24"/>
        </w:rPr>
        <w:t xml:space="preserve">, 2013; Arribas </w:t>
      </w:r>
      <w:r w:rsidR="00DF1CDC" w:rsidRPr="00DF1CDC">
        <w:rPr>
          <w:rFonts w:cs="Times New Roman"/>
          <w:i/>
          <w:iCs/>
          <w:szCs w:val="24"/>
        </w:rPr>
        <w:t>et al.</w:t>
      </w:r>
      <w:r w:rsidR="00DF1CDC" w:rsidRPr="00DF1CDC">
        <w:rPr>
          <w:rFonts w:cs="Times New Roman"/>
          <w:szCs w:val="24"/>
        </w:rPr>
        <w:t>, 2015)</w:t>
      </w:r>
      <w:r w:rsidR="00630367">
        <w:rPr>
          <w:lang w:val="en-US"/>
        </w:rPr>
        <w:fldChar w:fldCharType="end"/>
      </w:r>
      <w:r w:rsidR="00B60E65">
        <w:rPr>
          <w:lang w:val="en-US"/>
        </w:rPr>
        <w:t xml:space="preserve">. </w:t>
      </w:r>
      <w:r w:rsidR="002C3C4C">
        <w:rPr>
          <w:lang w:val="en-US"/>
        </w:rPr>
        <w:t>The</w:t>
      </w:r>
      <w:r w:rsidR="00630367">
        <w:rPr>
          <w:lang w:val="en-US"/>
        </w:rPr>
        <w:t xml:space="preserve"> effect of crayfish on niche size and the</w:t>
      </w:r>
      <w:r w:rsidR="002C3C4C">
        <w:rPr>
          <w:lang w:val="en-US"/>
        </w:rPr>
        <w:t xml:space="preserve"> </w:t>
      </w:r>
      <w:r w:rsidR="00553A0B">
        <w:rPr>
          <w:lang w:val="en-US"/>
        </w:rPr>
        <w:t>contex</w:t>
      </w:r>
      <w:r w:rsidR="00711D36">
        <w:rPr>
          <w:lang w:val="en-US"/>
        </w:rPr>
        <w:t>t-dependence of these effects</w:t>
      </w:r>
      <w:r w:rsidR="002C3C4C">
        <w:rPr>
          <w:lang w:val="en-US"/>
        </w:rPr>
        <w:t xml:space="preserve"> remains unstudied so far. </w:t>
      </w:r>
    </w:p>
    <w:p w14:paraId="785F4A4B" w14:textId="4B6ABD5D" w:rsidR="00CC1C32" w:rsidRDefault="000A06A6" w:rsidP="00C56EF0">
      <w:pPr>
        <w:rPr>
          <w:lang w:val="en-US"/>
        </w:rPr>
      </w:pPr>
      <w:r>
        <w:rPr>
          <w:rFonts w:cstheme="minorHAnsi"/>
          <w:lang w:val="en-US"/>
        </w:rPr>
        <w:t>In the present study, we</w:t>
      </w:r>
      <w:r w:rsidR="009847A7">
        <w:rPr>
          <w:rFonts w:cstheme="minorHAnsi"/>
          <w:lang w:val="en-US"/>
        </w:rPr>
        <w:t xml:space="preserve"> </w:t>
      </w:r>
      <w:r w:rsidR="00C56EF0">
        <w:rPr>
          <w:rFonts w:cstheme="minorHAnsi"/>
          <w:lang w:val="en-US"/>
        </w:rPr>
        <w:t xml:space="preserve">tested two predictions about the effects of the insertion of the invasive red swamp crayfish in </w:t>
      </w:r>
      <w:r w:rsidR="00553A0B">
        <w:rPr>
          <w:rFonts w:cstheme="minorHAnsi"/>
          <w:lang w:val="en-US"/>
        </w:rPr>
        <w:t xml:space="preserve">empirical </w:t>
      </w:r>
      <w:r w:rsidR="00C56EF0">
        <w:rPr>
          <w:rFonts w:cstheme="minorHAnsi"/>
          <w:lang w:val="en-US"/>
        </w:rPr>
        <w:t xml:space="preserve">food webs, using stable isotope data as quantitative measures of amphibian trophic niches in 20 ponds. </w:t>
      </w:r>
      <w:r w:rsidR="004E7CFC">
        <w:rPr>
          <w:rFonts w:cstheme="minorHAnsi"/>
          <w:lang w:val="en-US"/>
        </w:rPr>
        <w:t>First, c</w:t>
      </w:r>
      <w:r w:rsidR="00077577">
        <w:rPr>
          <w:lang w:val="en-US"/>
        </w:rPr>
        <w:t xml:space="preserve">rayfish </w:t>
      </w:r>
      <w:r>
        <w:rPr>
          <w:lang w:val="en-US"/>
        </w:rPr>
        <w:t>has a documented omnivorous diet,</w:t>
      </w:r>
      <w:r w:rsidR="004E7CFC">
        <w:rPr>
          <w:lang w:val="en-US"/>
        </w:rPr>
        <w:t xml:space="preserve"> </w:t>
      </w:r>
      <w:r w:rsidR="00077577">
        <w:rPr>
          <w:lang w:val="en-US"/>
        </w:rPr>
        <w:t xml:space="preserve">so that the isotopic niches of </w:t>
      </w:r>
      <w:r w:rsidR="00AC46BC">
        <w:rPr>
          <w:lang w:val="en-US"/>
        </w:rPr>
        <w:t xml:space="preserve">crayfish </w:t>
      </w:r>
      <w:r w:rsidR="00077577">
        <w:rPr>
          <w:lang w:val="en-US"/>
        </w:rPr>
        <w:t>and amphibians should overlap</w:t>
      </w:r>
      <w:r w:rsidR="004E7CFC">
        <w:rPr>
          <w:lang w:val="en-US"/>
        </w:rPr>
        <w:t xml:space="preserve"> as a result of competitive interactions for food resources</w:t>
      </w:r>
      <w:r w:rsidR="00077577">
        <w:rPr>
          <w:lang w:val="en-US"/>
        </w:rPr>
        <w:t>.</w:t>
      </w:r>
      <w:r w:rsidR="00AC46BC">
        <w:rPr>
          <w:lang w:val="en-US"/>
        </w:rPr>
        <w:t xml:space="preserve"> </w:t>
      </w:r>
      <w:r w:rsidR="004E7CFC">
        <w:rPr>
          <w:lang w:val="en-US"/>
        </w:rPr>
        <w:t>Second,</w:t>
      </w:r>
      <w:r w:rsidR="00AC46BC">
        <w:rPr>
          <w:lang w:val="en-US"/>
        </w:rPr>
        <w:t xml:space="preserve"> amphibians </w:t>
      </w:r>
      <w:r w:rsidR="00975108">
        <w:rPr>
          <w:lang w:val="en-US"/>
        </w:rPr>
        <w:t>could</w:t>
      </w:r>
      <w:r w:rsidR="004E7CFC">
        <w:rPr>
          <w:lang w:val="en-US"/>
        </w:rPr>
        <w:t xml:space="preserve"> </w:t>
      </w:r>
      <w:r w:rsidR="00077577">
        <w:rPr>
          <w:lang w:val="en-US"/>
        </w:rPr>
        <w:t>modif</w:t>
      </w:r>
      <w:r w:rsidR="004E7CFC">
        <w:rPr>
          <w:lang w:val="en-US"/>
        </w:rPr>
        <w:t>y</w:t>
      </w:r>
      <w:r w:rsidR="00AC46BC">
        <w:rPr>
          <w:lang w:val="en-US"/>
        </w:rPr>
        <w:t xml:space="preserve"> their resource use</w:t>
      </w:r>
      <w:r w:rsidR="00975108">
        <w:rPr>
          <w:lang w:val="en-US"/>
        </w:rPr>
        <w:t xml:space="preserve"> to cope with the interactions with crayfish</w:t>
      </w:r>
      <w:r w:rsidR="00AC46BC">
        <w:rPr>
          <w:lang w:val="en-US"/>
        </w:rPr>
        <w:t xml:space="preserve">, so that we expected </w:t>
      </w:r>
      <w:r w:rsidR="00077577">
        <w:rPr>
          <w:lang w:val="en-US"/>
        </w:rPr>
        <w:t xml:space="preserve">smaller or shifted isotopic niches of amphibians in invaded ponds, </w:t>
      </w:r>
      <w:r w:rsidR="004E7CFC">
        <w:rPr>
          <w:lang w:val="en-US"/>
        </w:rPr>
        <w:t>and this effect should increase with crayfish abundance.</w:t>
      </w:r>
      <w:r w:rsidR="00077577">
        <w:rPr>
          <w:lang w:val="en-US"/>
        </w:rPr>
        <w:t xml:space="preserve"> </w:t>
      </w:r>
    </w:p>
    <w:p w14:paraId="7C674171" w14:textId="7CDF2463" w:rsidR="00BD35C9" w:rsidRPr="006A7723" w:rsidRDefault="00BD35C9" w:rsidP="00BD35C9">
      <w:pPr>
        <w:pStyle w:val="Titre1"/>
        <w:rPr>
          <w:lang w:val="en-US"/>
        </w:rPr>
      </w:pPr>
      <w:r w:rsidRPr="006A7723">
        <w:rPr>
          <w:lang w:val="en-US"/>
        </w:rPr>
        <w:lastRenderedPageBreak/>
        <w:t xml:space="preserve">Material </w:t>
      </w:r>
      <w:r w:rsidR="000E6DCA" w:rsidRPr="006A7723">
        <w:rPr>
          <w:lang w:val="en-US"/>
        </w:rPr>
        <w:t>and</w:t>
      </w:r>
      <w:r w:rsidRPr="006A7723">
        <w:rPr>
          <w:lang w:val="en-US"/>
        </w:rPr>
        <w:t xml:space="preserve"> methods</w:t>
      </w:r>
    </w:p>
    <w:p w14:paraId="204687C2" w14:textId="26E13746" w:rsidR="00BD35C9" w:rsidRPr="006A7723" w:rsidRDefault="00560BC3" w:rsidP="00C76236">
      <w:pPr>
        <w:pStyle w:val="Titre2"/>
        <w:rPr>
          <w:lang w:val="en-US"/>
        </w:rPr>
      </w:pPr>
      <w:r w:rsidRPr="006A7723">
        <w:rPr>
          <w:lang w:val="en-US"/>
        </w:rPr>
        <w:t xml:space="preserve">Study </w:t>
      </w:r>
      <w:r w:rsidR="00953FF7">
        <w:rPr>
          <w:lang w:val="en-US"/>
        </w:rPr>
        <w:t>area</w:t>
      </w:r>
      <w:r w:rsidR="00953FF7" w:rsidRPr="006A7723">
        <w:rPr>
          <w:lang w:val="en-US"/>
        </w:rPr>
        <w:t xml:space="preserve"> </w:t>
      </w:r>
      <w:r w:rsidR="000E6DCA" w:rsidRPr="006A7723">
        <w:rPr>
          <w:lang w:val="en-US"/>
        </w:rPr>
        <w:t>and</w:t>
      </w:r>
      <w:r w:rsidR="00D93DCC" w:rsidRPr="006A7723">
        <w:rPr>
          <w:lang w:val="en-US"/>
        </w:rPr>
        <w:t xml:space="preserve"> </w:t>
      </w:r>
      <w:r w:rsidR="00C04304">
        <w:rPr>
          <w:lang w:val="en-US"/>
        </w:rPr>
        <w:t>study species</w:t>
      </w:r>
    </w:p>
    <w:p w14:paraId="3DF9C43C" w14:textId="091C1453" w:rsidR="006A3B75" w:rsidRDefault="00013480" w:rsidP="00EE4F75">
      <w:pPr>
        <w:rPr>
          <w:lang w:val="en-US"/>
        </w:rPr>
      </w:pPr>
      <w:r>
        <w:rPr>
          <w:lang w:val="en-US"/>
        </w:rPr>
        <w:t>The study area,</w:t>
      </w:r>
      <w:r w:rsidR="00F5705D">
        <w:rPr>
          <w:lang w:val="en-US"/>
        </w:rPr>
        <w:t xml:space="preserve"> situated </w:t>
      </w:r>
      <w:r w:rsidR="00900E5D">
        <w:rPr>
          <w:lang w:val="en-US"/>
        </w:rPr>
        <w:t>with</w:t>
      </w:r>
      <w:r w:rsidR="00F5705D">
        <w:rPr>
          <w:lang w:val="en-US"/>
        </w:rPr>
        <w:t>in t</w:t>
      </w:r>
      <w:r w:rsidR="00C04304">
        <w:rPr>
          <w:lang w:val="en-US"/>
        </w:rPr>
        <w:t xml:space="preserve">he </w:t>
      </w:r>
      <w:r w:rsidR="00405433" w:rsidRPr="006A7723">
        <w:rPr>
          <w:lang w:val="en-US"/>
        </w:rPr>
        <w:t>Regional Natural Park of Brière (northwestern France)</w:t>
      </w:r>
      <w:r>
        <w:rPr>
          <w:lang w:val="en-US"/>
        </w:rPr>
        <w:t xml:space="preserve">, </w:t>
      </w:r>
      <w:r w:rsidR="00405433" w:rsidRPr="006A7723">
        <w:rPr>
          <w:lang w:val="en-US"/>
        </w:rPr>
        <w:t xml:space="preserve">includes </w:t>
      </w:r>
      <w:r w:rsidR="004867DB">
        <w:rPr>
          <w:lang w:val="en-US"/>
        </w:rPr>
        <w:t xml:space="preserve">marshes and </w:t>
      </w:r>
      <w:r w:rsidR="00C04304">
        <w:rPr>
          <w:lang w:val="en-US"/>
        </w:rPr>
        <w:t>dense pond networks in a hedgerow landscape.</w:t>
      </w:r>
      <w:r w:rsidR="00606CF6">
        <w:rPr>
          <w:lang w:val="en-US"/>
        </w:rPr>
        <w:t xml:space="preserve"> </w:t>
      </w:r>
      <w:r w:rsidR="00405433" w:rsidRPr="006A7723">
        <w:rPr>
          <w:lang w:val="en-US"/>
        </w:rPr>
        <w:t xml:space="preserve">The red swamp crayfish </w:t>
      </w:r>
      <w:r w:rsidR="00A47215" w:rsidRPr="006A7723">
        <w:rPr>
          <w:i/>
          <w:lang w:val="en-US"/>
        </w:rPr>
        <w:t>Procambarus clarkii</w:t>
      </w:r>
      <w:r w:rsidR="00A47215" w:rsidRPr="006A7723">
        <w:rPr>
          <w:lang w:val="en-US"/>
        </w:rPr>
        <w:t xml:space="preserve"> </w:t>
      </w:r>
      <w:r w:rsidR="00405433" w:rsidRPr="006A7723">
        <w:rPr>
          <w:lang w:val="en-US"/>
        </w:rPr>
        <w:t>was introduced</w:t>
      </w:r>
      <w:r w:rsidR="00F5705D">
        <w:rPr>
          <w:lang w:val="en-US"/>
        </w:rPr>
        <w:t xml:space="preserve"> in</w:t>
      </w:r>
      <w:r w:rsidR="00DD1F31">
        <w:rPr>
          <w:lang w:val="en-US"/>
        </w:rPr>
        <w:t xml:space="preserve"> </w:t>
      </w:r>
      <w:r w:rsidR="00C725DF">
        <w:rPr>
          <w:lang w:val="en-US"/>
        </w:rPr>
        <w:t>one of these</w:t>
      </w:r>
      <w:r>
        <w:rPr>
          <w:lang w:val="en-US"/>
        </w:rPr>
        <w:t xml:space="preserve"> marsh</w:t>
      </w:r>
      <w:r w:rsidR="00C725DF">
        <w:rPr>
          <w:lang w:val="en-US"/>
        </w:rPr>
        <w:t>es</w:t>
      </w:r>
      <w:r>
        <w:rPr>
          <w:lang w:val="en-US"/>
        </w:rPr>
        <w:t xml:space="preserve"> </w:t>
      </w:r>
      <w:r w:rsidR="00405433" w:rsidRPr="006A7723">
        <w:rPr>
          <w:lang w:val="en-US"/>
        </w:rPr>
        <w:t>in the early 1980s and colonized</w:t>
      </w:r>
      <w:r w:rsidR="003D1F38">
        <w:rPr>
          <w:lang w:val="en-US"/>
        </w:rPr>
        <w:t xml:space="preserve"> </w:t>
      </w:r>
      <w:r>
        <w:rPr>
          <w:lang w:val="en-US"/>
        </w:rPr>
        <w:t xml:space="preserve">the ponds closed to </w:t>
      </w:r>
      <w:r w:rsidR="00C725DF">
        <w:rPr>
          <w:lang w:val="en-US"/>
        </w:rPr>
        <w:t>it</w:t>
      </w:r>
      <w:r>
        <w:rPr>
          <w:lang w:val="en-US"/>
        </w:rPr>
        <w:t xml:space="preserve">, </w:t>
      </w:r>
      <w:r w:rsidR="003D1F38">
        <w:rPr>
          <w:lang w:val="en-US"/>
        </w:rPr>
        <w:t xml:space="preserve">independently of their </w:t>
      </w:r>
      <w:r w:rsidR="00900E5D">
        <w:rPr>
          <w:lang w:val="en-US"/>
        </w:rPr>
        <w:t xml:space="preserve">other </w:t>
      </w:r>
      <w:r w:rsidR="003D1F38">
        <w:rPr>
          <w:lang w:val="en-US"/>
        </w:rPr>
        <w:t xml:space="preserve">characteristics </w:t>
      </w:r>
      <w:r w:rsidR="0078074F" w:rsidRPr="006A7723">
        <w:rPr>
          <w:lang w:val="en-US"/>
        </w:rPr>
        <w:fldChar w:fldCharType="begin"/>
      </w:r>
      <w:r w:rsidR="0078074F" w:rsidRPr="006A7723">
        <w:rPr>
          <w:lang w:val="en-US"/>
        </w:rPr>
        <w:instrText xml:space="preserve"> ADDIN ZOTERO_ITEM CSL_CITATION {"citationID":"Do6D2YNv","properties":{"formattedCitation":"(Tr\\uc0\\u233{}guier {\\i{}et al.}, 2018)","plainCitation":"(Tréguier et al., 2018)","noteIndex":0},"citationItems":[{"id":2392,"uris":["http://zotero.org/users/4941387/items/3MJHY8IN"],"uri":["http://zotero.org/users/4941387/items/3MJHY8IN"],"itemData":{"id":2392,"type":"article-journal","title":"Is it a hindrance for an invasive aquatic species to spread across scattered habitat patches?","container-title":"Aquatic Conservation: Marine and Freshwater Ecosystems","page":"610-618","volume":"28","issue":"3","source":"Crossref","DOI":"10.1002/aqc.2887","ISSN":"10527613","language":"en","author":[{"family":"Tréguier","given":"Anne"},{"family":"Roussel","given":"Jean-Marc"},{"family":"Bélouard","given":"Nadège"},{"family":"Paillisson","given":"Jean-Marc"}],"issued":{"date-parts":[["2018",6]]}}}],"schema":"https://github.com/citation-style-language/schema/raw/master/csl-citation.json"} </w:instrText>
      </w:r>
      <w:r w:rsidR="0078074F" w:rsidRPr="006A7723">
        <w:rPr>
          <w:lang w:val="en-US"/>
        </w:rPr>
        <w:fldChar w:fldCharType="separate"/>
      </w:r>
      <w:r w:rsidR="0078074F" w:rsidRPr="006A7723">
        <w:rPr>
          <w:rFonts w:cs="Times New Roman"/>
          <w:szCs w:val="24"/>
          <w:lang w:val="en-US"/>
        </w:rPr>
        <w:t xml:space="preserve">(Tréguier </w:t>
      </w:r>
      <w:r w:rsidR="0078074F" w:rsidRPr="006A7723">
        <w:rPr>
          <w:rFonts w:cs="Times New Roman"/>
          <w:i/>
          <w:iCs/>
          <w:szCs w:val="24"/>
          <w:lang w:val="en-US"/>
        </w:rPr>
        <w:t>et al.</w:t>
      </w:r>
      <w:r w:rsidR="0078074F" w:rsidRPr="006A7723">
        <w:rPr>
          <w:rFonts w:cs="Times New Roman"/>
          <w:szCs w:val="24"/>
          <w:lang w:val="en-US"/>
        </w:rPr>
        <w:t>, 2018)</w:t>
      </w:r>
      <w:r w:rsidR="0078074F" w:rsidRPr="006A7723">
        <w:rPr>
          <w:lang w:val="en-US"/>
        </w:rPr>
        <w:fldChar w:fldCharType="end"/>
      </w:r>
      <w:r w:rsidR="00405433" w:rsidRPr="006A7723">
        <w:rPr>
          <w:lang w:val="en-US"/>
        </w:rPr>
        <w:t xml:space="preserve">. </w:t>
      </w:r>
      <w:r w:rsidR="00900E5D">
        <w:rPr>
          <w:lang w:val="en-US"/>
        </w:rPr>
        <w:t>P</w:t>
      </w:r>
      <w:r w:rsidR="003E5014">
        <w:rPr>
          <w:lang w:val="en-US"/>
        </w:rPr>
        <w:t xml:space="preserve">onds </w:t>
      </w:r>
      <w:r w:rsidR="00900E5D">
        <w:rPr>
          <w:lang w:val="en-US"/>
        </w:rPr>
        <w:t xml:space="preserve">of the study area </w:t>
      </w:r>
      <w:r w:rsidR="00AD3E91">
        <w:rPr>
          <w:lang w:val="en-US"/>
        </w:rPr>
        <w:t>harbor</w:t>
      </w:r>
      <w:r w:rsidR="003E5014">
        <w:rPr>
          <w:lang w:val="en-US"/>
        </w:rPr>
        <w:t xml:space="preserve"> a total of </w:t>
      </w:r>
      <w:r w:rsidR="00C92B85" w:rsidRPr="006A7723">
        <w:rPr>
          <w:lang w:val="en-US"/>
        </w:rPr>
        <w:t>eight</w:t>
      </w:r>
      <w:r w:rsidR="003E5014">
        <w:rPr>
          <w:lang w:val="en-US"/>
        </w:rPr>
        <w:t xml:space="preserve"> amphibian</w:t>
      </w:r>
      <w:r w:rsidR="00C92B85" w:rsidRPr="006A7723">
        <w:rPr>
          <w:lang w:val="en-US"/>
        </w:rPr>
        <w:t xml:space="preserve"> species (fi</w:t>
      </w:r>
      <w:r w:rsidR="00854FE1" w:rsidRPr="006A7723">
        <w:rPr>
          <w:lang w:val="en-US"/>
        </w:rPr>
        <w:t>ve anurans and three urodeles)</w:t>
      </w:r>
      <w:r w:rsidR="000B51D1">
        <w:rPr>
          <w:lang w:val="en-US"/>
        </w:rPr>
        <w:t>, f</w:t>
      </w:r>
      <w:r w:rsidR="003C6263" w:rsidRPr="006A7723">
        <w:rPr>
          <w:lang w:val="en-US"/>
        </w:rPr>
        <w:t xml:space="preserve">our </w:t>
      </w:r>
      <w:r w:rsidR="00A70BC2" w:rsidRPr="006A7723">
        <w:rPr>
          <w:lang w:val="en-US"/>
        </w:rPr>
        <w:t xml:space="preserve">of </w:t>
      </w:r>
      <w:r w:rsidR="000B51D1">
        <w:rPr>
          <w:lang w:val="en-US"/>
        </w:rPr>
        <w:t xml:space="preserve">which </w:t>
      </w:r>
      <w:r w:rsidR="003C6263" w:rsidRPr="006A7723">
        <w:rPr>
          <w:lang w:val="en-US"/>
        </w:rPr>
        <w:t xml:space="preserve">are </w:t>
      </w:r>
      <w:r w:rsidR="007123CF">
        <w:rPr>
          <w:lang w:val="en-US"/>
        </w:rPr>
        <w:t xml:space="preserve">relatively </w:t>
      </w:r>
      <w:r w:rsidR="003C6263" w:rsidRPr="006A7723">
        <w:rPr>
          <w:lang w:val="en-US"/>
        </w:rPr>
        <w:t>common</w:t>
      </w:r>
      <w:r w:rsidR="00900E5D">
        <w:rPr>
          <w:lang w:val="en-US"/>
        </w:rPr>
        <w:t xml:space="preserve"> and</w:t>
      </w:r>
      <w:r w:rsidR="00EE4F75">
        <w:rPr>
          <w:lang w:val="en-US"/>
        </w:rPr>
        <w:t xml:space="preserve"> sometimes present at</w:t>
      </w:r>
      <w:r w:rsidR="003C6263" w:rsidRPr="006A7723">
        <w:rPr>
          <w:lang w:val="en-US"/>
        </w:rPr>
        <w:t xml:space="preserve"> high abundances: the agile frog </w:t>
      </w:r>
      <w:r w:rsidR="003C6263" w:rsidRPr="006A7723">
        <w:rPr>
          <w:i/>
          <w:lang w:val="en-US"/>
        </w:rPr>
        <w:t>Rana dalmatina</w:t>
      </w:r>
      <w:r w:rsidR="003C6263" w:rsidRPr="006A7723">
        <w:rPr>
          <w:lang w:val="en-US"/>
        </w:rPr>
        <w:t xml:space="preserve">, the European tree frog </w:t>
      </w:r>
      <w:proofErr w:type="spellStart"/>
      <w:r w:rsidR="003C6263" w:rsidRPr="006A7723">
        <w:rPr>
          <w:i/>
          <w:lang w:val="en-US"/>
        </w:rPr>
        <w:t>Hyla</w:t>
      </w:r>
      <w:proofErr w:type="spellEnd"/>
      <w:r w:rsidR="003C6263" w:rsidRPr="006A7723">
        <w:rPr>
          <w:i/>
          <w:lang w:val="en-US"/>
        </w:rPr>
        <w:t xml:space="preserve"> arborea</w:t>
      </w:r>
      <w:r w:rsidR="003C6263" w:rsidRPr="006A7723">
        <w:rPr>
          <w:lang w:val="en-US"/>
        </w:rPr>
        <w:t xml:space="preserve">, the palmate newt </w:t>
      </w:r>
      <w:r w:rsidR="003C6263" w:rsidRPr="006A7723">
        <w:rPr>
          <w:i/>
          <w:lang w:val="en-US"/>
        </w:rPr>
        <w:t>Lissotriton helveticus</w:t>
      </w:r>
      <w:r w:rsidR="003C6263" w:rsidRPr="006A7723">
        <w:rPr>
          <w:lang w:val="en-US"/>
        </w:rPr>
        <w:t xml:space="preserve">, and the marbled newt </w:t>
      </w:r>
      <w:r w:rsidR="003C6263" w:rsidRPr="006A7723">
        <w:rPr>
          <w:i/>
          <w:lang w:val="en-US"/>
        </w:rPr>
        <w:t>Triturus marmoratus</w:t>
      </w:r>
      <w:r w:rsidR="003C6263" w:rsidRPr="006A7723">
        <w:rPr>
          <w:lang w:val="en-US"/>
        </w:rPr>
        <w:t xml:space="preserve">. </w:t>
      </w:r>
      <w:r w:rsidR="00C04304">
        <w:rPr>
          <w:lang w:val="en-US"/>
        </w:rPr>
        <w:t>From March until June, l</w:t>
      </w:r>
      <w:r w:rsidR="00292665" w:rsidRPr="006A7723">
        <w:rPr>
          <w:lang w:val="en-US"/>
        </w:rPr>
        <w:t>arvae</w:t>
      </w:r>
      <w:r w:rsidR="00A70BC2" w:rsidRPr="006A7723">
        <w:rPr>
          <w:lang w:val="en-US"/>
        </w:rPr>
        <w:t xml:space="preserve"> of these species</w:t>
      </w:r>
      <w:r w:rsidR="00292665" w:rsidRPr="006A7723">
        <w:rPr>
          <w:lang w:val="en-US"/>
        </w:rPr>
        <w:t xml:space="preserve"> </w:t>
      </w:r>
      <w:r w:rsidR="00C04304">
        <w:rPr>
          <w:lang w:val="en-US"/>
        </w:rPr>
        <w:t>develop in</w:t>
      </w:r>
      <w:r w:rsidR="00C04304">
        <w:t xml:space="preserve"> </w:t>
      </w:r>
      <w:r w:rsidR="00A70BC2" w:rsidRPr="006A7723">
        <w:rPr>
          <w:lang w:val="en-US"/>
        </w:rPr>
        <w:t>ponds</w:t>
      </w:r>
      <w:r w:rsidR="00804398">
        <w:rPr>
          <w:lang w:val="en-US"/>
        </w:rPr>
        <w:t>;</w:t>
      </w:r>
      <w:r w:rsidR="00C04304">
        <w:rPr>
          <w:lang w:val="en-US"/>
        </w:rPr>
        <w:t xml:space="preserve"> adult newts also stay in the water for the breeding season</w:t>
      </w:r>
      <w:r w:rsidR="00804398">
        <w:rPr>
          <w:lang w:val="en-US"/>
        </w:rPr>
        <w:t>,</w:t>
      </w:r>
      <w:r w:rsidR="00C8760E">
        <w:rPr>
          <w:lang w:val="en-US"/>
        </w:rPr>
        <w:t xml:space="preserve"> while</w:t>
      </w:r>
      <w:r w:rsidR="00292665" w:rsidRPr="006A7723">
        <w:rPr>
          <w:lang w:val="en-US"/>
        </w:rPr>
        <w:t xml:space="preserve"> adult </w:t>
      </w:r>
      <w:r w:rsidR="004D35FC" w:rsidRPr="006A7723">
        <w:rPr>
          <w:lang w:val="en-US"/>
        </w:rPr>
        <w:t>agile frog</w:t>
      </w:r>
      <w:r w:rsidR="00C8760E">
        <w:rPr>
          <w:lang w:val="en-US"/>
        </w:rPr>
        <w:t>s</w:t>
      </w:r>
      <w:r w:rsidR="004D35FC" w:rsidRPr="006A7723">
        <w:rPr>
          <w:lang w:val="en-US"/>
        </w:rPr>
        <w:t xml:space="preserve"> and tree frog</w:t>
      </w:r>
      <w:r w:rsidR="00C8760E">
        <w:rPr>
          <w:lang w:val="en-US"/>
        </w:rPr>
        <w:t>s</w:t>
      </w:r>
      <w:r w:rsidR="004D35FC" w:rsidRPr="006A7723">
        <w:rPr>
          <w:lang w:val="en-US"/>
        </w:rPr>
        <w:t xml:space="preserve"> </w:t>
      </w:r>
      <w:r w:rsidR="00292665" w:rsidRPr="006A7723">
        <w:rPr>
          <w:lang w:val="en-US"/>
        </w:rPr>
        <w:t>only spend a few days in ponds to lay eggs and</w:t>
      </w:r>
      <w:r w:rsidR="00900E5D">
        <w:rPr>
          <w:lang w:val="en-US"/>
        </w:rPr>
        <w:t xml:space="preserve"> do not</w:t>
      </w:r>
      <w:r w:rsidR="00DE30A2">
        <w:rPr>
          <w:lang w:val="en-US"/>
        </w:rPr>
        <w:t xml:space="preserve"> properly</w:t>
      </w:r>
      <w:r w:rsidR="00900E5D">
        <w:rPr>
          <w:lang w:val="en-US"/>
        </w:rPr>
        <w:t xml:space="preserve"> integrate </w:t>
      </w:r>
      <w:r w:rsidR="00292665" w:rsidRPr="006A7723">
        <w:rPr>
          <w:lang w:val="en-US"/>
        </w:rPr>
        <w:t>aquatic food webs</w:t>
      </w:r>
      <w:r w:rsidR="004F34EA">
        <w:rPr>
          <w:lang w:val="en-US"/>
        </w:rPr>
        <w:t xml:space="preserve"> </w:t>
      </w:r>
      <w:r w:rsidR="004F34EA" w:rsidRPr="006A7723">
        <w:rPr>
          <w:lang w:val="en-US"/>
        </w:rPr>
        <w:fldChar w:fldCharType="begin"/>
      </w:r>
      <w:r w:rsidR="004F34EA">
        <w:rPr>
          <w:lang w:val="en-US"/>
        </w:rPr>
        <w:instrText xml:space="preserve"> ADDIN ZOTERO_ITEM CSL_CITATION {"citationID":"hdaT4jNu","properties":{"formattedCitation":"(ACEMAV, 2003)","plainCitation":"(ACEMAV, 2003)","noteIndex":0},"citationItems":[{"id":775,"uris":["http://zotero.org/users/4941387/items/S4GCBIEB"],"uri":["http://zotero.org/users/4941387/items/S4GCBIEB"],"itemData":{"id":775,"type":"book","title":"Les amphibiens de France, Belgique et Luxembourg","collection-title":"Parthénope","publisher-place":"Mèze, France","edition":"Biotope","event-place":"Mèze, France","author":[{"family":"ACEMAV","given":"coll."}],"issued":{"date-parts":[["2003"]]}}}],"schema":"https://github.com/citation-style-language/schema/raw/master/csl-citation.json"} </w:instrText>
      </w:r>
      <w:r w:rsidR="004F34EA" w:rsidRPr="006A7723">
        <w:rPr>
          <w:lang w:val="en-US"/>
        </w:rPr>
        <w:fldChar w:fldCharType="separate"/>
      </w:r>
      <w:r w:rsidR="004F34EA" w:rsidRPr="00C04304">
        <w:rPr>
          <w:rFonts w:cs="Times New Roman"/>
        </w:rPr>
        <w:t>(ACEMAV, 2003)</w:t>
      </w:r>
      <w:r w:rsidR="004F34EA" w:rsidRPr="006A7723">
        <w:rPr>
          <w:lang w:val="en-US"/>
        </w:rPr>
        <w:fldChar w:fldCharType="end"/>
      </w:r>
      <w:r w:rsidR="00292665" w:rsidRPr="006A7723">
        <w:rPr>
          <w:lang w:val="en-US"/>
        </w:rPr>
        <w:t xml:space="preserve">. </w:t>
      </w:r>
      <w:r w:rsidR="00BB4D3C">
        <w:rPr>
          <w:lang w:val="en-US"/>
        </w:rPr>
        <w:t>The</w:t>
      </w:r>
      <w:r w:rsidR="00026BD0">
        <w:rPr>
          <w:lang w:val="en-US"/>
        </w:rPr>
        <w:t xml:space="preserve"> present</w:t>
      </w:r>
      <w:r w:rsidR="00BB4D3C">
        <w:rPr>
          <w:lang w:val="en-US"/>
        </w:rPr>
        <w:t xml:space="preserve"> study</w:t>
      </w:r>
      <w:r w:rsidR="009E13B7">
        <w:rPr>
          <w:lang w:val="en-US"/>
        </w:rPr>
        <w:t xml:space="preserve"> thus</w:t>
      </w:r>
      <w:r w:rsidR="00A70BC2" w:rsidRPr="006A7723">
        <w:rPr>
          <w:lang w:val="en-US"/>
        </w:rPr>
        <w:t xml:space="preserve"> focused on</w:t>
      </w:r>
      <w:r w:rsidR="00292665" w:rsidRPr="006A7723">
        <w:rPr>
          <w:lang w:val="en-US"/>
        </w:rPr>
        <w:t xml:space="preserve"> </w:t>
      </w:r>
      <w:r w:rsidR="009B3164">
        <w:rPr>
          <w:lang w:val="en-US"/>
        </w:rPr>
        <w:t>tadpoles of</w:t>
      </w:r>
      <w:r w:rsidR="00292665" w:rsidRPr="006A7723">
        <w:rPr>
          <w:lang w:val="en-US"/>
        </w:rPr>
        <w:t xml:space="preserve"> agile frogs and tree frogs</w:t>
      </w:r>
      <w:r w:rsidR="00FA5255" w:rsidRPr="006A7723">
        <w:rPr>
          <w:lang w:val="en-US"/>
        </w:rPr>
        <w:t>,</w:t>
      </w:r>
      <w:r w:rsidR="00292665" w:rsidRPr="006A7723">
        <w:rPr>
          <w:lang w:val="en-US"/>
        </w:rPr>
        <w:t xml:space="preserve"> and a</w:t>
      </w:r>
      <w:r w:rsidR="00A70BC2" w:rsidRPr="006A7723">
        <w:rPr>
          <w:lang w:val="en-US"/>
        </w:rPr>
        <w:t>dult palmate and marbled newts</w:t>
      </w:r>
      <w:r w:rsidR="00804398">
        <w:rPr>
          <w:lang w:val="en-US"/>
        </w:rPr>
        <w:t xml:space="preserve">, but not on </w:t>
      </w:r>
      <w:r w:rsidR="00804398" w:rsidRPr="006A7723">
        <w:rPr>
          <w:lang w:val="en-US"/>
        </w:rPr>
        <w:t xml:space="preserve">larval newts </w:t>
      </w:r>
      <w:r w:rsidR="00804398">
        <w:rPr>
          <w:lang w:val="en-US"/>
        </w:rPr>
        <w:t xml:space="preserve">that </w:t>
      </w:r>
      <w:r w:rsidR="00804398" w:rsidRPr="006A7723">
        <w:rPr>
          <w:lang w:val="en-US"/>
        </w:rPr>
        <w:t>were too small to be non-lethally sampled</w:t>
      </w:r>
      <w:r w:rsidR="00804398">
        <w:rPr>
          <w:lang w:val="en-US"/>
        </w:rPr>
        <w:t xml:space="preserve"> for SIA.</w:t>
      </w:r>
      <w:r w:rsidR="00DD1F31">
        <w:rPr>
          <w:lang w:val="en-US"/>
        </w:rPr>
        <w:t xml:space="preserve"> </w:t>
      </w:r>
      <w:r w:rsidR="0069423E">
        <w:rPr>
          <w:lang w:val="en-US"/>
        </w:rPr>
        <w:t>Food webs were studied</w:t>
      </w:r>
      <w:r w:rsidR="00842181">
        <w:rPr>
          <w:lang w:val="en-US"/>
        </w:rPr>
        <w:t xml:space="preserve"> in 20 ponds</w:t>
      </w:r>
      <w:r w:rsidR="00842181" w:rsidRPr="006A7723">
        <w:rPr>
          <w:lang w:val="en-US"/>
        </w:rPr>
        <w:t xml:space="preserve"> </w:t>
      </w:r>
      <w:r w:rsidR="00B568D6">
        <w:rPr>
          <w:lang w:val="en-US"/>
        </w:rPr>
        <w:t xml:space="preserve">for which we had knowledge on the presence </w:t>
      </w:r>
      <w:r w:rsidR="00552445">
        <w:rPr>
          <w:lang w:val="en-US"/>
        </w:rPr>
        <w:t xml:space="preserve">(n = </w:t>
      </w:r>
      <w:r w:rsidR="000713DB">
        <w:rPr>
          <w:lang w:val="en-US"/>
        </w:rPr>
        <w:t>14</w:t>
      </w:r>
      <w:r w:rsidR="00552445">
        <w:rPr>
          <w:lang w:val="en-US"/>
        </w:rPr>
        <w:t>)</w:t>
      </w:r>
      <w:r w:rsidR="00842181">
        <w:rPr>
          <w:lang w:val="en-US"/>
        </w:rPr>
        <w:t xml:space="preserve"> or </w:t>
      </w:r>
      <w:r w:rsidR="00B568D6">
        <w:rPr>
          <w:lang w:val="en-US"/>
        </w:rPr>
        <w:t>absence of crayfish</w:t>
      </w:r>
      <w:r w:rsidR="00552445">
        <w:rPr>
          <w:lang w:val="en-US"/>
        </w:rPr>
        <w:t xml:space="preserve"> (n = </w:t>
      </w:r>
      <w:r w:rsidR="000713DB">
        <w:rPr>
          <w:lang w:val="en-US"/>
        </w:rPr>
        <w:t>6</w:t>
      </w:r>
      <w:r w:rsidR="00552445">
        <w:rPr>
          <w:lang w:val="en-US"/>
        </w:rPr>
        <w:t>)</w:t>
      </w:r>
      <w:r w:rsidR="00842181">
        <w:rPr>
          <w:lang w:val="en-US"/>
        </w:rPr>
        <w:t>,</w:t>
      </w:r>
      <w:r w:rsidR="00DD1F31">
        <w:rPr>
          <w:lang w:val="en-US"/>
        </w:rPr>
        <w:t xml:space="preserve"> in May</w:t>
      </w:r>
      <w:r w:rsidR="00C40A79">
        <w:rPr>
          <w:lang w:val="en-US"/>
        </w:rPr>
        <w:t>-June</w:t>
      </w:r>
      <w:r w:rsidR="00DD1F31">
        <w:rPr>
          <w:lang w:val="en-US"/>
        </w:rPr>
        <w:t xml:space="preserve"> 2016 </w:t>
      </w:r>
      <w:r w:rsidR="002845EA">
        <w:rPr>
          <w:lang w:val="en-US"/>
        </w:rPr>
        <w:t>or 2017 depending on ponds.</w:t>
      </w:r>
    </w:p>
    <w:p w14:paraId="4BF741EB" w14:textId="15446190" w:rsidR="006F287E" w:rsidRPr="006A7723" w:rsidRDefault="006B5847" w:rsidP="006F287E">
      <w:pPr>
        <w:pStyle w:val="Titre2"/>
        <w:rPr>
          <w:lang w:val="en-US"/>
        </w:rPr>
      </w:pPr>
      <w:r>
        <w:rPr>
          <w:lang w:val="en-US"/>
        </w:rPr>
        <w:t>Sample</w:t>
      </w:r>
      <w:r w:rsidR="006F287E">
        <w:rPr>
          <w:lang w:val="en-US"/>
        </w:rPr>
        <w:t xml:space="preserve"> collection</w:t>
      </w:r>
    </w:p>
    <w:p w14:paraId="3FBBF0DC" w14:textId="4DE66BE6" w:rsidR="001536B7" w:rsidRPr="00CC7297" w:rsidRDefault="00842181" w:rsidP="001536B7">
      <w:pPr>
        <w:rPr>
          <w:rFonts w:cs="Times New Roman"/>
        </w:rPr>
      </w:pPr>
      <w:r>
        <w:rPr>
          <w:lang w:val="en-US"/>
        </w:rPr>
        <w:t>In each pond, sampling</w:t>
      </w:r>
      <w:r w:rsidR="00CE72BD" w:rsidRPr="006A7723">
        <w:rPr>
          <w:lang w:val="en-US"/>
        </w:rPr>
        <w:t xml:space="preserve"> began </w:t>
      </w:r>
      <w:r w:rsidR="008B3A26">
        <w:rPr>
          <w:lang w:val="en-US"/>
        </w:rPr>
        <w:t xml:space="preserve">in the late breeding season, </w:t>
      </w:r>
      <w:r w:rsidR="00CE72BD" w:rsidRPr="006A7723">
        <w:rPr>
          <w:lang w:val="en-US"/>
        </w:rPr>
        <w:t>when</w:t>
      </w:r>
      <w:r w:rsidR="00CE72BD">
        <w:rPr>
          <w:lang w:val="en-US"/>
        </w:rPr>
        <w:t xml:space="preserve"> tadpoles had </w:t>
      </w:r>
      <w:r w:rsidR="00451C9A">
        <w:rPr>
          <w:lang w:val="en-US"/>
        </w:rPr>
        <w:t xml:space="preserve">developed </w:t>
      </w:r>
      <w:r w:rsidR="00CE72BD">
        <w:rPr>
          <w:lang w:val="en-US"/>
        </w:rPr>
        <w:t xml:space="preserve">hind limbs </w:t>
      </w:r>
      <w:r w:rsidR="00FE49AD">
        <w:rPr>
          <w:lang w:val="en-US"/>
        </w:rPr>
        <w:fldChar w:fldCharType="begin"/>
      </w:r>
      <w:r w:rsidR="00FE49AD">
        <w:rPr>
          <w:lang w:val="en-US"/>
        </w:rPr>
        <w:instrText xml:space="preserve"> ADDIN ZOTERO_ITEM CSL_CITATION {"citationID":"lhatUF2K","properties":{"formattedCitation":"(Gosner stage above 38, Gosner, 1960)","plainCitation":"(Gosner stage above 38, Gosner, 1960)","noteIndex":0},"citationItems":[{"id":1863,"uris":["http://zotero.org/users/4941387/items/7RHISRC4"],"uri":["http://zotero.org/users/4941387/items/7RHISRC4"],"itemData":{"id":1863,"type":"article-journal","title":"A simplified table for staging anuran embryos and larvae with notes on identification","container-title":"Herpetologica","page":"183–190","volume":"16","issue":"3","source":"Google Scholar","author":[{"family":"Gosner","given":"Kenneth L."}],"issued":{"date-parts":[["1960"]]}},"prefix":"Gosner stage above 38, "}],"schema":"https://github.com/citation-style-language/schema/raw/master/csl-citation.json"} </w:instrText>
      </w:r>
      <w:r w:rsidR="00FE49AD">
        <w:rPr>
          <w:lang w:val="en-US"/>
        </w:rPr>
        <w:fldChar w:fldCharType="separate"/>
      </w:r>
      <w:r w:rsidR="00FE49AD" w:rsidRPr="00FE49AD">
        <w:rPr>
          <w:rFonts w:cs="Times New Roman"/>
        </w:rPr>
        <w:t>(Gosner stage above 38, Gosner, 1960)</w:t>
      </w:r>
      <w:r w:rsidR="00FE49AD">
        <w:rPr>
          <w:lang w:val="en-US"/>
        </w:rPr>
        <w:fldChar w:fldCharType="end"/>
      </w:r>
      <w:r w:rsidR="008B3A26">
        <w:rPr>
          <w:lang w:val="en-US"/>
        </w:rPr>
        <w:t xml:space="preserve">, to </w:t>
      </w:r>
      <w:r w:rsidR="00653B99">
        <w:rPr>
          <w:lang w:val="en-US"/>
        </w:rPr>
        <w:t>warrant</w:t>
      </w:r>
      <w:r w:rsidR="00604FDF" w:rsidRPr="006A7723">
        <w:rPr>
          <w:lang w:val="en-US"/>
        </w:rPr>
        <w:t xml:space="preserve"> </w:t>
      </w:r>
      <w:r w:rsidR="00604FDF">
        <w:rPr>
          <w:lang w:val="en-US"/>
        </w:rPr>
        <w:t xml:space="preserve">that </w:t>
      </w:r>
      <w:r w:rsidR="009E13B7">
        <w:rPr>
          <w:lang w:val="en-US"/>
        </w:rPr>
        <w:t xml:space="preserve">they </w:t>
      </w:r>
      <w:r w:rsidR="00604FDF" w:rsidRPr="006A7723">
        <w:rPr>
          <w:lang w:val="en-US"/>
        </w:rPr>
        <w:t xml:space="preserve">attained </w:t>
      </w:r>
      <w:r w:rsidR="00604FDF">
        <w:rPr>
          <w:lang w:val="en-US"/>
        </w:rPr>
        <w:t>a</w:t>
      </w:r>
      <w:r w:rsidR="00604FDF" w:rsidRPr="006A7723">
        <w:rPr>
          <w:lang w:val="en-US"/>
        </w:rPr>
        <w:t xml:space="preserve"> </w:t>
      </w:r>
      <w:r w:rsidR="00604FDF">
        <w:rPr>
          <w:lang w:val="en-US"/>
        </w:rPr>
        <w:t>stable</w:t>
      </w:r>
      <w:r w:rsidR="00FA11D6">
        <w:rPr>
          <w:lang w:val="en-US"/>
        </w:rPr>
        <w:t xml:space="preserve"> isotope signature that reflected</w:t>
      </w:r>
      <w:r w:rsidR="00604FDF">
        <w:rPr>
          <w:lang w:val="en-US"/>
        </w:rPr>
        <w:t xml:space="preserve"> food resource assimilated in ponds</w:t>
      </w:r>
      <w:r w:rsidR="00604FDF" w:rsidRPr="006A7723">
        <w:rPr>
          <w:lang w:val="en-US"/>
        </w:rPr>
        <w:t xml:space="preserve"> </w:t>
      </w:r>
      <w:r w:rsidR="00604FDF" w:rsidRPr="006A7723">
        <w:rPr>
          <w:lang w:val="en-US"/>
        </w:rPr>
        <w:fldChar w:fldCharType="begin"/>
      </w:r>
      <w:r w:rsidR="00CD2EB3">
        <w:rPr>
          <w:lang w:val="en-US"/>
        </w:rPr>
        <w:instrText xml:space="preserve"> ADDIN ZOTERO_ITEM CSL_CITATION {"citationID":"OPucMDoM","properties":{"formattedCitation":"(Trakimas {\\i{}et al.}, 2011; Caut {\\i{}et al.}, 2013)","plainCitation":"(Trakimas et al., 2011; Caut et al., 2013)","noteIndex":0},"citationItems":[{"id":1920,"uris":["http://zotero.org/users/4941387/items/Y7R4X4B8"],"uri":["http://zotero.org/users/4941387/items/Y7R4X4B8"],"itemData":{"id":1920,"type":"article-journal","title":"Ontogenetic dietary shifts in European common frog (&lt;i&gt;Rana temporaria&lt;/i&gt;) revealed by stable isotopes","container-title":"Hydrobiologia","page":"87-95","volume":"675","issue":"1","source":"CrossRef","ISSN":"0018-8158, 1573-5117","language":"en","author":[{"family":"Trakimas","given":"Giedrius"},{"family":"Jardine","given":"Timothy D."},{"family":"Barisevičiūtė","given":"Rūta"},{"family":"Garbaras","given":"Andrius"},{"family":"Skipitytė","given":"Raminta"},{"family":"Remeikis","given":"Vidmantas"}],"issued":{"date-parts":[["2011",10]]}}},{"id":1913,"uris":["http://zotero.org/users/4941387/items/5MBR295V"],"uri":["http://zotero.org/users/4941387/items/5MBR295V"],"itemData":{"id":1913,"type":"article-journal","title":"Plastic changes in tadpole trophic ecology revealed by stable isotope analysis","container-title":"Oecologia","page":"95-105","volume":"173","issue":"1","source":"CrossRef","ISSN":"0029-8549, 1432-1939","language":"en","author":[{"family":"Caut","given":"Stéphane"},{"family":"Angulo","given":"Elena"},{"family":"Díaz-Paniagua","given":"Carmen"},{"family":"Gomez-Mestre","given":"Ivan"}],"issued":{"date-parts":[["2013",9]]}}}],"schema":"https://github.com/citation-style-language/schema/raw/master/csl-citation.json"} </w:instrText>
      </w:r>
      <w:r w:rsidR="00604FDF" w:rsidRPr="006A7723">
        <w:rPr>
          <w:lang w:val="en-US"/>
        </w:rPr>
        <w:fldChar w:fldCharType="separate"/>
      </w:r>
      <w:r w:rsidR="00604FDF" w:rsidRPr="00CA0897">
        <w:rPr>
          <w:rFonts w:cs="Times New Roman"/>
          <w:szCs w:val="24"/>
        </w:rPr>
        <w:t xml:space="preserve">(Trakimas </w:t>
      </w:r>
      <w:r w:rsidR="00604FDF" w:rsidRPr="00CA0897">
        <w:rPr>
          <w:rFonts w:cs="Times New Roman"/>
          <w:i/>
          <w:iCs/>
          <w:szCs w:val="24"/>
        </w:rPr>
        <w:t>et al.</w:t>
      </w:r>
      <w:r w:rsidR="00604FDF" w:rsidRPr="00CA0897">
        <w:rPr>
          <w:rFonts w:cs="Times New Roman"/>
          <w:szCs w:val="24"/>
        </w:rPr>
        <w:t xml:space="preserve">, 2011; Caut </w:t>
      </w:r>
      <w:r w:rsidR="00604FDF" w:rsidRPr="00CA0897">
        <w:rPr>
          <w:rFonts w:cs="Times New Roman"/>
          <w:i/>
          <w:iCs/>
          <w:szCs w:val="24"/>
        </w:rPr>
        <w:t>et al.</w:t>
      </w:r>
      <w:r w:rsidR="00604FDF" w:rsidRPr="00CA0897">
        <w:rPr>
          <w:rFonts w:cs="Times New Roman"/>
          <w:szCs w:val="24"/>
        </w:rPr>
        <w:t>, 2013)</w:t>
      </w:r>
      <w:r w:rsidR="00604FDF" w:rsidRPr="006A7723">
        <w:rPr>
          <w:lang w:val="en-US"/>
        </w:rPr>
        <w:fldChar w:fldCharType="end"/>
      </w:r>
      <w:r w:rsidR="00604FDF">
        <w:rPr>
          <w:rFonts w:cstheme="minorHAnsi"/>
          <w:lang w:val="en-US"/>
        </w:rPr>
        <w:t>.</w:t>
      </w:r>
      <w:r w:rsidR="00CE72BD" w:rsidRPr="006A7723">
        <w:rPr>
          <w:rFonts w:cstheme="minorHAnsi"/>
          <w:lang w:val="en-US"/>
        </w:rPr>
        <w:t xml:space="preserve"> </w:t>
      </w:r>
      <w:commentRangeStart w:id="0"/>
      <w:del w:id="1" w:author="Nadege Belouard" w:date="2019-09-10T15:39:00Z">
        <w:r w:rsidR="00BA3F53" w:rsidRPr="005B4522" w:rsidDel="00313AFC">
          <w:rPr>
            <w:rFonts w:cstheme="minorHAnsi"/>
            <w:color w:val="BFBFBF" w:themeColor="background1" w:themeShade="BF"/>
            <w:lang w:val="en-US"/>
          </w:rPr>
          <w:delText xml:space="preserve">Beforehand, </w:delText>
        </w:r>
        <w:commentRangeEnd w:id="0"/>
        <w:r w:rsidR="00D2619E" w:rsidDel="00313AFC">
          <w:rPr>
            <w:rStyle w:val="Marquedecommentaire"/>
          </w:rPr>
          <w:commentReference w:id="0"/>
        </w:r>
        <w:r w:rsidR="00CE72BD" w:rsidRPr="005B4522" w:rsidDel="00313AFC">
          <w:rPr>
            <w:rFonts w:cstheme="minorHAnsi"/>
            <w:color w:val="BFBFBF" w:themeColor="background1" w:themeShade="BF"/>
            <w:lang w:val="en-US"/>
          </w:rPr>
          <w:delText>w</w:delText>
        </w:r>
        <w:r w:rsidR="003A5991" w:rsidRPr="005B4522" w:rsidDel="00313AFC">
          <w:rPr>
            <w:color w:val="BFBFBF" w:themeColor="background1" w:themeShade="BF"/>
            <w:lang w:val="en-US"/>
          </w:rPr>
          <w:delText xml:space="preserve">e </w:delText>
        </w:r>
        <w:r w:rsidR="00780A90" w:rsidRPr="005B4522" w:rsidDel="00313AFC">
          <w:rPr>
            <w:color w:val="BFBFBF" w:themeColor="background1" w:themeShade="BF"/>
            <w:lang w:val="en-US"/>
          </w:rPr>
          <w:delText xml:space="preserve">quantified the </w:delText>
        </w:r>
        <w:r w:rsidR="00451C9A" w:rsidRPr="005B4522" w:rsidDel="00313AFC">
          <w:rPr>
            <w:color w:val="BFBFBF" w:themeColor="background1" w:themeShade="BF"/>
            <w:lang w:val="en-US"/>
          </w:rPr>
          <w:delText>density</w:delText>
        </w:r>
        <w:r w:rsidR="00C8760E" w:rsidRPr="005B4522" w:rsidDel="00313AFC">
          <w:rPr>
            <w:color w:val="BFBFBF" w:themeColor="background1" w:themeShade="BF"/>
            <w:lang w:val="en-US"/>
          </w:rPr>
          <w:delText xml:space="preserve"> </w:delText>
        </w:r>
        <w:r w:rsidR="00780A90" w:rsidRPr="005B4522" w:rsidDel="00313AFC">
          <w:rPr>
            <w:color w:val="BFBFBF" w:themeColor="background1" w:themeShade="BF"/>
            <w:lang w:val="en-US"/>
          </w:rPr>
          <w:delText xml:space="preserve">of </w:delText>
        </w:r>
        <w:r w:rsidR="008D081A" w:rsidRPr="005B4522" w:rsidDel="00313AFC">
          <w:rPr>
            <w:color w:val="BFBFBF" w:themeColor="background1" w:themeShade="BF"/>
            <w:lang w:val="en-US"/>
          </w:rPr>
          <w:delText xml:space="preserve">all </w:delText>
        </w:r>
        <w:r w:rsidR="00C8760E" w:rsidRPr="005B4522" w:rsidDel="00313AFC">
          <w:rPr>
            <w:color w:val="BFBFBF" w:themeColor="background1" w:themeShade="BF"/>
            <w:lang w:val="en-US"/>
          </w:rPr>
          <w:delText xml:space="preserve">animal </w:delText>
        </w:r>
        <w:r w:rsidR="00780A90" w:rsidRPr="005B4522" w:rsidDel="00313AFC">
          <w:rPr>
            <w:color w:val="BFBFBF" w:themeColor="background1" w:themeShade="BF"/>
            <w:lang w:val="en-US"/>
          </w:rPr>
          <w:delText>taxa</w:delText>
        </w:r>
        <w:r w:rsidR="00BA3F53" w:rsidRPr="005B4522" w:rsidDel="00313AFC">
          <w:rPr>
            <w:color w:val="BFBFBF" w:themeColor="background1" w:themeShade="BF"/>
            <w:lang w:val="en-US"/>
          </w:rPr>
          <w:delText xml:space="preserve"> in each pond</w:delText>
        </w:r>
        <w:r w:rsidR="008D081A" w:rsidRPr="005B4522" w:rsidDel="00313AFC">
          <w:rPr>
            <w:color w:val="BFBFBF" w:themeColor="background1" w:themeShade="BF"/>
            <w:lang w:val="en-US"/>
          </w:rPr>
          <w:delText xml:space="preserve"> </w:delText>
        </w:r>
        <w:r w:rsidR="00451C9A" w:rsidRPr="005B4522" w:rsidDel="00313AFC">
          <w:rPr>
            <w:color w:val="BFBFBF" w:themeColor="background1" w:themeShade="BF"/>
            <w:lang w:val="en-US"/>
          </w:rPr>
          <w:delText>using</w:delText>
        </w:r>
        <w:r w:rsidR="00780A90" w:rsidRPr="005B4522" w:rsidDel="00313AFC">
          <w:rPr>
            <w:color w:val="BFBFBF" w:themeColor="background1" w:themeShade="BF"/>
            <w:lang w:val="en-US"/>
          </w:rPr>
          <w:delText xml:space="preserve"> pipe sampling</w:delText>
        </w:r>
        <w:r w:rsidR="00BA3F53" w:rsidRPr="005B4522" w:rsidDel="00313AFC">
          <w:rPr>
            <w:color w:val="BFBFBF" w:themeColor="background1" w:themeShade="BF"/>
            <w:lang w:val="en-US"/>
          </w:rPr>
          <w:delText xml:space="preserve">. This technique </w:delText>
        </w:r>
        <w:r w:rsidR="00A74ED2" w:rsidRPr="005B4522" w:rsidDel="00313AFC">
          <w:rPr>
            <w:color w:val="BFBFBF" w:themeColor="background1" w:themeShade="BF"/>
            <w:lang w:val="en-US"/>
          </w:rPr>
          <w:delText xml:space="preserve">consists in </w:delText>
        </w:r>
        <w:r w:rsidR="00A74ED2" w:rsidRPr="005B4522" w:rsidDel="00313AFC">
          <w:rPr>
            <w:color w:val="BFBFBF" w:themeColor="background1" w:themeShade="BF"/>
            <w:szCs w:val="24"/>
          </w:rPr>
          <w:delText>quickly plunging a 0.25-m</w:delText>
        </w:r>
        <w:r w:rsidR="00A74ED2" w:rsidRPr="005B4522" w:rsidDel="00313AFC">
          <w:rPr>
            <w:color w:val="BFBFBF" w:themeColor="background1" w:themeShade="BF"/>
            <w:szCs w:val="24"/>
            <w:vertAlign w:val="superscript"/>
          </w:rPr>
          <w:delText>2</w:delText>
        </w:r>
        <w:r w:rsidR="00A74ED2" w:rsidRPr="005B4522" w:rsidDel="00313AFC">
          <w:rPr>
            <w:color w:val="BFBFBF" w:themeColor="background1" w:themeShade="BF"/>
            <w:szCs w:val="24"/>
          </w:rPr>
          <w:delText xml:space="preserve"> hollow cylinder through the water column into the sediment, thus providing a closed sampling unit</w:delText>
        </w:r>
        <w:r w:rsidR="00516227" w:rsidRPr="005B4522" w:rsidDel="00313AFC">
          <w:rPr>
            <w:color w:val="BFBFBF" w:themeColor="background1" w:themeShade="BF"/>
            <w:szCs w:val="24"/>
          </w:rPr>
          <w:delText xml:space="preserve"> to count animals </w:delText>
        </w:r>
        <w:r w:rsidR="00121EE9" w:rsidRPr="005B4522" w:rsidDel="00313AFC">
          <w:rPr>
            <w:color w:val="BFBFBF" w:themeColor="background1" w:themeShade="BF"/>
            <w:szCs w:val="24"/>
          </w:rPr>
          <w:delText>over</w:delText>
        </w:r>
        <w:r w:rsidR="00516227" w:rsidRPr="005B4522" w:rsidDel="00313AFC">
          <w:rPr>
            <w:color w:val="BFBFBF" w:themeColor="background1" w:themeShade="BF"/>
            <w:szCs w:val="24"/>
          </w:rPr>
          <w:delText xml:space="preserve"> a known surface</w:delText>
        </w:r>
        <w:r w:rsidR="00A74ED2" w:rsidRPr="005B4522" w:rsidDel="00313AFC">
          <w:rPr>
            <w:color w:val="BFBFBF" w:themeColor="background1" w:themeShade="BF"/>
            <w:szCs w:val="24"/>
          </w:rPr>
          <w:delText xml:space="preserve"> </w:delText>
        </w:r>
        <w:r w:rsidR="00A74ED2" w:rsidRPr="005B4522" w:rsidDel="00313AFC">
          <w:rPr>
            <w:color w:val="BFBFBF" w:themeColor="background1" w:themeShade="BF"/>
            <w:lang w:val="en-US"/>
          </w:rPr>
          <w:fldChar w:fldCharType="begin"/>
        </w:r>
        <w:r w:rsidR="00A74ED2" w:rsidRPr="005B4522" w:rsidDel="00313AFC">
          <w:rPr>
            <w:color w:val="BFBFBF" w:themeColor="background1" w:themeShade="BF"/>
            <w:lang w:val="en-US"/>
          </w:rPr>
          <w:delInstrText xml:space="preserve"> ADDIN ZOTERO_ITEM CSL_CITATION {"citationID":"UGO6o4Ju","properties":{"formattedCitation":"(see Skelly and Richardson, 2010)","plainCitation":"(see Skelly and Richardson, 2010)","noteIndex":0},"citationItems":[{"id":725,"uris":["http://zotero.org/users/4941387/items/3WSXB5ZC"],"uri":["http://zotero.org/users/4941387/items/3WSXB5ZC"],"itemData":{"id":725,"type":"chapter","title":"Larval sampling","container-title":"Amphibian ecology and conservation - A handbook of techniques","publisher":"Oxford University Press","publisher-place":"Oxford","page":"55-70","event-place":"Oxford","author":[{"family":"Skelly","given":"D. K."},{"family":"Richardson","given":"J.L."}],"editor":[{"literal":"Dodd, C.K. Jr"}],"issued":{"date-parts":[["2010"]]}},"prefix":"see"}],"schema":"https://github.com/citation-style-language/schema/raw/master/csl-citation.json"} </w:delInstrText>
        </w:r>
        <w:r w:rsidR="00A74ED2" w:rsidRPr="005B4522" w:rsidDel="00313AFC">
          <w:rPr>
            <w:color w:val="BFBFBF" w:themeColor="background1" w:themeShade="BF"/>
            <w:lang w:val="en-US"/>
          </w:rPr>
          <w:fldChar w:fldCharType="separate"/>
        </w:r>
        <w:r w:rsidR="00A74ED2" w:rsidRPr="005B4522" w:rsidDel="00313AFC">
          <w:rPr>
            <w:rFonts w:cs="Times New Roman"/>
            <w:color w:val="BFBFBF" w:themeColor="background1" w:themeShade="BF"/>
            <w:lang w:val="en-US"/>
          </w:rPr>
          <w:delText>(see Skelly and Richardson, 2010)</w:delText>
        </w:r>
        <w:r w:rsidR="00A74ED2" w:rsidRPr="005B4522" w:rsidDel="00313AFC">
          <w:rPr>
            <w:color w:val="BFBFBF" w:themeColor="background1" w:themeShade="BF"/>
            <w:lang w:val="en-US"/>
          </w:rPr>
          <w:fldChar w:fldCharType="end"/>
        </w:r>
        <w:r w:rsidR="00516227" w:rsidRPr="005B4522" w:rsidDel="00313AFC">
          <w:rPr>
            <w:color w:val="BFBFBF" w:themeColor="background1" w:themeShade="BF"/>
            <w:lang w:val="en-US"/>
          </w:rPr>
          <w:delText xml:space="preserve">. </w:delText>
        </w:r>
        <w:r w:rsidR="00CE72BD" w:rsidRPr="005B4522" w:rsidDel="00313AFC">
          <w:rPr>
            <w:color w:val="BFBFBF" w:themeColor="background1" w:themeShade="BF"/>
            <w:lang w:val="en-US"/>
          </w:rPr>
          <w:delText>Trapped m</w:delText>
        </w:r>
        <w:r w:rsidR="00650A86" w:rsidRPr="005B4522" w:rsidDel="00313AFC">
          <w:rPr>
            <w:color w:val="BFBFBF" w:themeColor="background1" w:themeShade="BF"/>
            <w:lang w:val="en-US"/>
          </w:rPr>
          <w:delText xml:space="preserve">acroinvertebrates and amphibians were </w:delText>
        </w:r>
        <w:r w:rsidR="00516227" w:rsidRPr="005B4522" w:rsidDel="00313AFC">
          <w:rPr>
            <w:color w:val="BFBFBF" w:themeColor="background1" w:themeShade="BF"/>
            <w:lang w:val="en-US"/>
          </w:rPr>
          <w:delText>caught</w:delText>
        </w:r>
        <w:r w:rsidR="00650A86" w:rsidRPr="005B4522" w:rsidDel="00313AFC">
          <w:rPr>
            <w:color w:val="BFBFBF" w:themeColor="background1" w:themeShade="BF"/>
            <w:lang w:val="en-US"/>
          </w:rPr>
          <w:delText xml:space="preserve"> with a dip n</w:delText>
        </w:r>
        <w:r w:rsidR="00516227" w:rsidRPr="005B4522" w:rsidDel="00313AFC">
          <w:rPr>
            <w:color w:val="BFBFBF" w:themeColor="background1" w:themeShade="BF"/>
            <w:lang w:val="en-US"/>
          </w:rPr>
          <w:delText>et of 4-mm mesh until depletion and</w:delText>
        </w:r>
        <w:r w:rsidR="00650A86" w:rsidRPr="005B4522" w:rsidDel="00313AFC">
          <w:rPr>
            <w:color w:val="BFBFBF" w:themeColor="background1" w:themeShade="BF"/>
            <w:lang w:val="en-US"/>
          </w:rPr>
          <w:delText xml:space="preserve"> counted by taxa</w:delText>
        </w:r>
        <w:r w:rsidR="00516227" w:rsidRPr="005B4522" w:rsidDel="00313AFC">
          <w:rPr>
            <w:color w:val="BFBFBF" w:themeColor="background1" w:themeShade="BF"/>
            <w:lang w:val="en-US"/>
          </w:rPr>
          <w:delText xml:space="preserve"> as follows</w:delText>
        </w:r>
        <w:r w:rsidR="00650A86" w:rsidRPr="005B4522" w:rsidDel="00313AFC">
          <w:rPr>
            <w:color w:val="BFBFBF" w:themeColor="background1" w:themeShade="BF"/>
            <w:lang w:val="en-US"/>
          </w:rPr>
          <w:delText>:</w:delText>
        </w:r>
        <w:r w:rsidR="008D081A" w:rsidRPr="005B4522" w:rsidDel="00313AFC">
          <w:rPr>
            <w:color w:val="BFBFBF" w:themeColor="background1" w:themeShade="BF"/>
            <w:lang w:val="en-US"/>
          </w:rPr>
          <w:delText xml:space="preserve"> </w:delText>
        </w:r>
      </w:del>
      <w:del w:id="2" w:author="Nadege Belouard" w:date="2019-09-10T15:37:00Z">
        <w:r w:rsidR="00A74ED2" w:rsidRPr="00723DB1" w:rsidDel="00313AFC">
          <w:rPr>
            <w:i/>
            <w:lang w:val="en-US"/>
          </w:rPr>
          <w:lastRenderedPageBreak/>
          <w:delText>Dytiscidae</w:delText>
        </w:r>
        <w:r w:rsidR="00A74ED2" w:rsidRPr="00723DB1" w:rsidDel="00313AFC">
          <w:rPr>
            <w:lang w:val="en-US"/>
          </w:rPr>
          <w:delText xml:space="preserve"> </w:delText>
        </w:r>
        <w:r w:rsidR="00290A4F" w:rsidRPr="00723DB1" w:rsidDel="00313AFC">
          <w:rPr>
            <w:lang w:val="en-US"/>
          </w:rPr>
          <w:delText xml:space="preserve">adults </w:delText>
        </w:r>
        <w:r w:rsidR="00A74ED2" w:rsidRPr="00723DB1" w:rsidDel="00313AFC">
          <w:rPr>
            <w:lang w:val="en-US"/>
          </w:rPr>
          <w:delText>(</w:delText>
        </w:r>
        <w:r w:rsidR="00650A86" w:rsidRPr="00723DB1" w:rsidDel="00313AFC">
          <w:rPr>
            <w:lang w:val="en-US"/>
          </w:rPr>
          <w:delText xml:space="preserve">genus </w:delText>
        </w:r>
        <w:r w:rsidR="00A74ED2" w:rsidRPr="00723DB1" w:rsidDel="00313AFC">
          <w:rPr>
            <w:i/>
            <w:lang w:val="en-US"/>
          </w:rPr>
          <w:delText>Acilius</w:delText>
        </w:r>
        <w:r w:rsidR="00A74ED2" w:rsidRPr="00723DB1" w:rsidDel="00313AFC">
          <w:rPr>
            <w:lang w:val="en-US"/>
          </w:rPr>
          <w:delText xml:space="preserve">, </w:delText>
        </w:r>
        <w:r w:rsidR="00A74ED2" w:rsidRPr="00723DB1" w:rsidDel="00313AFC">
          <w:rPr>
            <w:i/>
            <w:lang w:val="en-US"/>
          </w:rPr>
          <w:delText>Colymbetes</w:delText>
        </w:r>
        <w:r w:rsidR="00A74ED2" w:rsidRPr="00723DB1" w:rsidDel="00313AFC">
          <w:rPr>
            <w:lang w:val="en-US"/>
          </w:rPr>
          <w:delText xml:space="preserve">, </w:delText>
        </w:r>
        <w:r w:rsidR="00A74ED2" w:rsidRPr="00723DB1" w:rsidDel="00313AFC">
          <w:rPr>
            <w:i/>
            <w:lang w:val="en-US"/>
          </w:rPr>
          <w:delText>Dytiscus</w:delText>
        </w:r>
        <w:r w:rsidR="00650A86" w:rsidRPr="00723DB1" w:rsidDel="00313AFC">
          <w:rPr>
            <w:lang w:val="en-US"/>
          </w:rPr>
          <w:delText>)</w:delText>
        </w:r>
        <w:r w:rsidR="008D081A" w:rsidRPr="00723DB1" w:rsidDel="00313AFC">
          <w:rPr>
            <w:lang w:val="en-US"/>
          </w:rPr>
          <w:delText>,</w:delText>
        </w:r>
        <w:r w:rsidR="00650A86" w:rsidRPr="00723DB1" w:rsidDel="00313AFC">
          <w:rPr>
            <w:i/>
            <w:lang w:val="en-US"/>
          </w:rPr>
          <w:delText xml:space="preserve"> </w:delText>
        </w:r>
        <w:r w:rsidR="008D081A" w:rsidRPr="00723DB1" w:rsidDel="00313AFC">
          <w:rPr>
            <w:i/>
            <w:lang w:val="en-US"/>
          </w:rPr>
          <w:delText>Dytiscidae</w:delText>
        </w:r>
        <w:r w:rsidR="008D081A" w:rsidRPr="00723DB1" w:rsidDel="00313AFC">
          <w:rPr>
            <w:lang w:val="en-US"/>
          </w:rPr>
          <w:delText xml:space="preserve"> </w:delText>
        </w:r>
        <w:r w:rsidR="00A74ED2" w:rsidRPr="00723DB1" w:rsidDel="00313AFC">
          <w:rPr>
            <w:lang w:val="en-US"/>
          </w:rPr>
          <w:delText>larvae</w:delText>
        </w:r>
        <w:r w:rsidR="008D081A" w:rsidRPr="00723DB1" w:rsidDel="00313AFC">
          <w:rPr>
            <w:lang w:val="en-US"/>
          </w:rPr>
          <w:delText>,</w:delText>
        </w:r>
        <w:r w:rsidR="00A74ED2" w:rsidRPr="00723DB1" w:rsidDel="00313AFC">
          <w:rPr>
            <w:lang w:val="en-US"/>
          </w:rPr>
          <w:delText xml:space="preserve"> </w:delText>
        </w:r>
        <w:r w:rsidR="008D081A" w:rsidRPr="00723DB1" w:rsidDel="00313AFC">
          <w:rPr>
            <w:i/>
            <w:lang w:val="en-US"/>
          </w:rPr>
          <w:delText>Odonata</w:delText>
        </w:r>
        <w:r w:rsidR="008D081A" w:rsidRPr="00723DB1" w:rsidDel="00313AFC">
          <w:rPr>
            <w:lang w:val="en-US"/>
          </w:rPr>
          <w:delText xml:space="preserve"> larvae (genus </w:delText>
        </w:r>
        <w:r w:rsidR="008D081A" w:rsidRPr="00723DB1" w:rsidDel="00313AFC">
          <w:rPr>
            <w:i/>
            <w:lang w:val="en-US"/>
          </w:rPr>
          <w:delText>Aeshnidae and</w:delText>
        </w:r>
        <w:r w:rsidR="008D081A" w:rsidRPr="00723DB1" w:rsidDel="00313AFC">
          <w:rPr>
            <w:lang w:val="en-US"/>
          </w:rPr>
          <w:delText xml:space="preserve"> </w:delText>
        </w:r>
        <w:r w:rsidR="008D081A" w:rsidRPr="00723DB1" w:rsidDel="00313AFC">
          <w:rPr>
            <w:i/>
            <w:lang w:val="en-US"/>
          </w:rPr>
          <w:delText>Libellulidae</w:delText>
        </w:r>
        <w:r w:rsidR="008D081A" w:rsidRPr="00723DB1" w:rsidDel="00313AFC">
          <w:rPr>
            <w:lang w:val="en-US"/>
          </w:rPr>
          <w:delText xml:space="preserve">, </w:delText>
        </w:r>
        <w:r w:rsidR="008D081A" w:rsidRPr="00723DB1" w:rsidDel="00313AFC">
          <w:rPr>
            <w:i/>
            <w:lang w:val="en-US"/>
          </w:rPr>
          <w:delText>Zygoptera</w:delText>
        </w:r>
        <w:r w:rsidR="008D081A" w:rsidRPr="00723DB1" w:rsidDel="00313AFC">
          <w:rPr>
            <w:lang w:val="en-US"/>
          </w:rPr>
          <w:delText xml:space="preserve">), </w:delText>
        </w:r>
        <w:r w:rsidR="008D081A" w:rsidRPr="00723DB1" w:rsidDel="00313AFC">
          <w:rPr>
            <w:i/>
            <w:lang w:val="en-US"/>
          </w:rPr>
          <w:delText>Notonecta glauca</w:delText>
        </w:r>
        <w:r w:rsidR="004C2D91" w:rsidRPr="00723DB1" w:rsidDel="00313AFC">
          <w:rPr>
            <w:lang w:val="en-US"/>
          </w:rPr>
          <w:delText>,</w:delText>
        </w:r>
        <w:r w:rsidR="008D081A" w:rsidRPr="00723DB1" w:rsidDel="00313AFC">
          <w:rPr>
            <w:lang w:val="en-US"/>
          </w:rPr>
          <w:delText xml:space="preserve"> </w:delText>
        </w:r>
        <w:r w:rsidR="00A74ED2" w:rsidRPr="00723DB1" w:rsidDel="00313AFC">
          <w:rPr>
            <w:lang w:val="en-US"/>
          </w:rPr>
          <w:delText xml:space="preserve">larvae of </w:delText>
        </w:r>
        <w:r w:rsidR="00A74ED2" w:rsidRPr="00723DB1" w:rsidDel="00313AFC">
          <w:rPr>
            <w:i/>
            <w:lang w:val="en-US"/>
          </w:rPr>
          <w:delText>Chironomidae</w:delText>
        </w:r>
        <w:r w:rsidR="00D629C8" w:rsidRPr="00723DB1" w:rsidDel="00313AFC">
          <w:rPr>
            <w:i/>
            <w:lang w:val="en-US"/>
          </w:rPr>
          <w:delText xml:space="preserve"> </w:delText>
        </w:r>
        <w:r w:rsidR="00D629C8" w:rsidRPr="00723DB1" w:rsidDel="00313AFC">
          <w:rPr>
            <w:lang w:val="en-US"/>
          </w:rPr>
          <w:delText>(hereafter</w:delText>
        </w:r>
        <w:r w:rsidR="00D629C8" w:rsidRPr="00723DB1" w:rsidDel="00313AFC">
          <w:rPr>
            <w:i/>
            <w:lang w:val="en-US"/>
          </w:rPr>
          <w:delText xml:space="preserve"> Diptera</w:delText>
        </w:r>
        <w:r w:rsidR="00D629C8" w:rsidRPr="00723DB1" w:rsidDel="00313AFC">
          <w:rPr>
            <w:lang w:val="en-US"/>
          </w:rPr>
          <w:delText>)</w:delText>
        </w:r>
        <w:r w:rsidR="00516227" w:rsidRPr="00723DB1" w:rsidDel="00313AFC">
          <w:rPr>
            <w:lang w:val="en-US"/>
          </w:rPr>
          <w:delText>,</w:delText>
        </w:r>
        <w:r w:rsidR="008D081A" w:rsidRPr="00723DB1" w:rsidDel="00313AFC">
          <w:rPr>
            <w:lang w:val="en-US"/>
          </w:rPr>
          <w:delText xml:space="preserve"> </w:delText>
        </w:r>
        <w:r w:rsidR="00A74ED2" w:rsidRPr="00723DB1" w:rsidDel="00313AFC">
          <w:rPr>
            <w:i/>
            <w:lang w:val="en-US"/>
          </w:rPr>
          <w:delText>Gammarus gammarus</w:delText>
        </w:r>
        <w:r w:rsidR="00A74ED2" w:rsidRPr="00723DB1" w:rsidDel="00313AFC">
          <w:rPr>
            <w:lang w:val="en-US"/>
          </w:rPr>
          <w:delText>,</w:delText>
        </w:r>
        <w:r w:rsidR="00305B82" w:rsidRPr="00723DB1" w:rsidDel="00313AFC">
          <w:rPr>
            <w:lang w:val="en-US"/>
          </w:rPr>
          <w:delText xml:space="preserve"> </w:delText>
        </w:r>
        <w:r w:rsidR="008D081A" w:rsidRPr="00723DB1" w:rsidDel="00313AFC">
          <w:rPr>
            <w:i/>
            <w:lang w:val="en-US"/>
          </w:rPr>
          <w:delText>Corbiculidae</w:delText>
        </w:r>
        <w:r w:rsidR="00516227" w:rsidRPr="00723DB1" w:rsidDel="00313AFC">
          <w:rPr>
            <w:i/>
            <w:lang w:val="en-US"/>
          </w:rPr>
          <w:delText>,</w:delText>
        </w:r>
        <w:r w:rsidR="008D081A" w:rsidRPr="00723DB1" w:rsidDel="00313AFC">
          <w:rPr>
            <w:lang w:val="en-US"/>
          </w:rPr>
          <w:delText xml:space="preserve"> </w:delText>
        </w:r>
        <w:r w:rsidR="008D081A" w:rsidRPr="00723DB1" w:rsidDel="00313AFC">
          <w:rPr>
            <w:i/>
            <w:lang w:val="en-US"/>
          </w:rPr>
          <w:delText>Physa acuta</w:delText>
        </w:r>
        <w:r w:rsidR="00516227" w:rsidRPr="00723DB1" w:rsidDel="00313AFC">
          <w:rPr>
            <w:i/>
            <w:lang w:val="en-US"/>
          </w:rPr>
          <w:delText xml:space="preserve">, </w:delText>
        </w:r>
        <w:r w:rsidR="00516227" w:rsidRPr="00723DB1" w:rsidDel="00313AFC">
          <w:rPr>
            <w:lang w:val="en-US"/>
          </w:rPr>
          <w:delText xml:space="preserve">fish (black bullhead </w:delText>
        </w:r>
        <w:r w:rsidR="00516227" w:rsidRPr="00723DB1" w:rsidDel="00313AFC">
          <w:rPr>
            <w:i/>
            <w:lang w:val="en-US"/>
          </w:rPr>
          <w:delText>Ameiurus melas</w:delText>
        </w:r>
        <w:r w:rsidR="00516227" w:rsidRPr="00723DB1" w:rsidDel="00313AFC">
          <w:rPr>
            <w:lang w:val="en-US"/>
          </w:rPr>
          <w:delText xml:space="preserve">, common roach </w:delText>
        </w:r>
        <w:r w:rsidR="00516227" w:rsidRPr="00723DB1" w:rsidDel="00313AFC">
          <w:rPr>
            <w:i/>
            <w:lang w:val="en-US"/>
          </w:rPr>
          <w:delText xml:space="preserve">Rutilus rutilus </w:delText>
        </w:r>
        <w:r w:rsidR="00516227" w:rsidRPr="00723DB1" w:rsidDel="00313AFC">
          <w:rPr>
            <w:lang w:val="en-US"/>
          </w:rPr>
          <w:delText xml:space="preserve">and mosquitofish </w:delText>
        </w:r>
        <w:r w:rsidR="00516227" w:rsidRPr="00723DB1" w:rsidDel="00313AFC">
          <w:rPr>
            <w:i/>
            <w:lang w:val="en-US"/>
          </w:rPr>
          <w:delText>Gambusia affinis</w:delText>
        </w:r>
        <w:r w:rsidR="00516227" w:rsidRPr="00723DB1" w:rsidDel="00313AFC">
          <w:rPr>
            <w:lang w:val="en-US"/>
          </w:rPr>
          <w:delText xml:space="preserve">), adult palmate newts, tadpoles of agile frog, of European tree frog and </w:delText>
        </w:r>
        <w:r w:rsidR="00516227" w:rsidRPr="00723DB1" w:rsidDel="00313AFC">
          <w:rPr>
            <w:i/>
            <w:lang w:val="en-US"/>
          </w:rPr>
          <w:delText>Corixidae</w:delText>
        </w:r>
        <w:r w:rsidR="00A74ED2" w:rsidRPr="00723DB1" w:rsidDel="00313AFC">
          <w:rPr>
            <w:lang w:val="en-US"/>
          </w:rPr>
          <w:delText>.</w:delText>
        </w:r>
        <w:r w:rsidR="00CA0897" w:rsidRPr="005B4522" w:rsidDel="00313AFC">
          <w:rPr>
            <w:color w:val="BFBFBF" w:themeColor="background1" w:themeShade="BF"/>
            <w:lang w:val="en-US"/>
          </w:rPr>
          <w:delText xml:space="preserve"> </w:delText>
        </w:r>
      </w:del>
      <w:del w:id="3" w:author="Nadege Belouard" w:date="2019-09-10T15:39:00Z">
        <w:r w:rsidR="00451C9A" w:rsidRPr="005B4522" w:rsidDel="00313AFC">
          <w:rPr>
            <w:color w:val="BFBFBF" w:themeColor="background1" w:themeShade="BF"/>
            <w:lang w:val="en-US"/>
          </w:rPr>
          <w:delText xml:space="preserve">Four pipe samples replicates were regularly spaced on pond banks so as to represent the diversity of microhabitats in pond. </w:delText>
        </w:r>
        <w:r w:rsidR="00516227" w:rsidRPr="005B4522" w:rsidDel="00313AFC">
          <w:rPr>
            <w:color w:val="BFBFBF" w:themeColor="background1" w:themeShade="BF"/>
            <w:lang w:val="en-US"/>
          </w:rPr>
          <w:delText>Mean d</w:delText>
        </w:r>
        <w:r w:rsidR="004C2D91" w:rsidRPr="005B4522" w:rsidDel="00313AFC">
          <w:rPr>
            <w:color w:val="BFBFBF" w:themeColor="background1" w:themeShade="BF"/>
            <w:lang w:val="en-US"/>
          </w:rPr>
          <w:delText>ensities</w:delText>
        </w:r>
        <w:r w:rsidR="00516227" w:rsidRPr="005B4522" w:rsidDel="00313AFC">
          <w:rPr>
            <w:color w:val="BFBFBF" w:themeColor="background1" w:themeShade="BF"/>
            <w:lang w:val="en-US"/>
          </w:rPr>
          <w:delText xml:space="preserve"> </w:delText>
        </w:r>
        <w:r w:rsidR="004C2D91" w:rsidRPr="005B4522" w:rsidDel="00313AFC">
          <w:rPr>
            <w:color w:val="BFBFBF" w:themeColor="background1" w:themeShade="BF"/>
            <w:lang w:val="en-US"/>
          </w:rPr>
          <w:delText xml:space="preserve">were calculated for </w:delText>
        </w:r>
        <w:r w:rsidR="008149B1" w:rsidRPr="005B4522" w:rsidDel="00313AFC">
          <w:rPr>
            <w:color w:val="BFBFBF" w:themeColor="background1" w:themeShade="BF"/>
            <w:lang w:val="en-US"/>
          </w:rPr>
          <w:delText xml:space="preserve">each </w:delText>
        </w:r>
        <w:r w:rsidR="004C2D91" w:rsidRPr="005B4522" w:rsidDel="00313AFC">
          <w:rPr>
            <w:color w:val="BFBFBF" w:themeColor="background1" w:themeShade="BF"/>
            <w:lang w:val="en-US"/>
          </w:rPr>
          <w:delText>taxa based on these counts (individuals/m²).</w:delText>
        </w:r>
        <w:r w:rsidR="004C2D91" w:rsidRPr="006A7723" w:rsidDel="00313AFC">
          <w:rPr>
            <w:lang w:val="en-US"/>
          </w:rPr>
          <w:delText xml:space="preserve"> </w:delText>
        </w:r>
      </w:del>
      <w:r w:rsidR="00E60063" w:rsidRPr="006A7723">
        <w:rPr>
          <w:lang w:val="en-US"/>
        </w:rPr>
        <w:t>The</w:t>
      </w:r>
      <w:r w:rsidR="00831794">
        <w:rPr>
          <w:lang w:val="en-US"/>
        </w:rPr>
        <w:t xml:space="preserve"> abundance of </w:t>
      </w:r>
      <w:del w:id="4" w:author="Nadege Belouard" w:date="2019-09-10T15:39:00Z">
        <w:r w:rsidR="00831794" w:rsidRPr="005B4522" w:rsidDel="00313AFC">
          <w:rPr>
            <w:color w:val="BFBFBF" w:themeColor="background1" w:themeShade="BF"/>
            <w:lang w:val="en-US"/>
          </w:rPr>
          <w:delText xml:space="preserve">larger </w:delText>
        </w:r>
        <w:r w:rsidR="00121EE9" w:rsidRPr="005B4522" w:rsidDel="00313AFC">
          <w:rPr>
            <w:color w:val="BFBFBF" w:themeColor="background1" w:themeShade="BF"/>
            <w:lang w:val="en-US"/>
          </w:rPr>
          <w:delText>animals</w:delText>
        </w:r>
        <w:r w:rsidR="00831794" w:rsidRPr="005B4522" w:rsidDel="00313AFC">
          <w:rPr>
            <w:color w:val="BFBFBF" w:themeColor="background1" w:themeShade="BF"/>
            <w:lang w:val="en-US"/>
          </w:rPr>
          <w:delText xml:space="preserve">, adult marbled newts and </w:delText>
        </w:r>
      </w:del>
      <w:r w:rsidR="00831794">
        <w:rPr>
          <w:lang w:val="en-US"/>
        </w:rPr>
        <w:t xml:space="preserve">red swamp </w:t>
      </w:r>
      <w:r w:rsidR="00831794" w:rsidRPr="006A7723">
        <w:rPr>
          <w:lang w:val="en-US"/>
        </w:rPr>
        <w:t>crayfish</w:t>
      </w:r>
      <w:r w:rsidR="00831794" w:rsidRPr="00D2619E">
        <w:rPr>
          <w:color w:val="BFBFBF" w:themeColor="background1" w:themeShade="BF"/>
          <w:lang w:val="en-US"/>
        </w:rPr>
        <w:t>,</w:t>
      </w:r>
      <w:r w:rsidR="00831794" w:rsidRPr="006A7723">
        <w:rPr>
          <w:lang w:val="en-US"/>
        </w:rPr>
        <w:t xml:space="preserve"> </w:t>
      </w:r>
      <w:r w:rsidR="00E60063" w:rsidRPr="006A7723">
        <w:rPr>
          <w:lang w:val="en-US"/>
        </w:rPr>
        <w:t>was</w:t>
      </w:r>
      <w:r w:rsidR="00831794">
        <w:rPr>
          <w:lang w:val="en-US"/>
        </w:rPr>
        <w:t xml:space="preserve"> </w:t>
      </w:r>
      <w:del w:id="5" w:author="Nadege Belouard" w:date="2019-09-10T15:39:00Z">
        <w:r w:rsidR="00831794" w:rsidRPr="005B4522" w:rsidDel="00313AFC">
          <w:rPr>
            <w:color w:val="BFBFBF" w:themeColor="background1" w:themeShade="BF"/>
            <w:lang w:val="en-US"/>
          </w:rPr>
          <w:delText>better</w:delText>
        </w:r>
        <w:r w:rsidR="00E60063" w:rsidRPr="006A7723" w:rsidDel="00313AFC">
          <w:rPr>
            <w:lang w:val="en-US"/>
          </w:rPr>
          <w:delText xml:space="preserve"> </w:delText>
        </w:r>
      </w:del>
      <w:r w:rsidR="00E60063" w:rsidRPr="006A7723">
        <w:rPr>
          <w:lang w:val="en-US"/>
        </w:rPr>
        <w:t xml:space="preserve">estimated using </w:t>
      </w:r>
      <w:r w:rsidR="00290A4F">
        <w:rPr>
          <w:lang w:val="en-US"/>
        </w:rPr>
        <w:t>a 12</w:t>
      </w:r>
      <w:r w:rsidR="003A5991" w:rsidRPr="006A7723">
        <w:rPr>
          <w:lang w:val="en-US"/>
        </w:rPr>
        <w:t>-</w:t>
      </w:r>
      <w:r w:rsidR="004C2D91">
        <w:rPr>
          <w:lang w:val="en-US"/>
        </w:rPr>
        <w:t>h</w:t>
      </w:r>
      <w:r w:rsidR="003A5991" w:rsidRPr="006A7723">
        <w:rPr>
          <w:lang w:val="en-US"/>
        </w:rPr>
        <w:t xml:space="preserve"> trapping </w:t>
      </w:r>
      <w:r w:rsidR="00290A4F">
        <w:rPr>
          <w:lang w:val="en-US"/>
        </w:rPr>
        <w:t>session</w:t>
      </w:r>
      <w:r w:rsidR="004C2D91">
        <w:rPr>
          <w:lang w:val="en-US"/>
        </w:rPr>
        <w:t xml:space="preserve"> overnight</w:t>
      </w:r>
      <w:r w:rsidR="00311CBC" w:rsidRPr="006A7723">
        <w:rPr>
          <w:lang w:val="en-US"/>
        </w:rPr>
        <w:t xml:space="preserve"> </w:t>
      </w:r>
      <w:r w:rsidR="003A5991" w:rsidRPr="006A7723">
        <w:rPr>
          <w:rFonts w:cs="Times New Roman"/>
          <w:szCs w:val="24"/>
          <w:lang w:val="en-US"/>
        </w:rPr>
        <w:t>(</w:t>
      </w:r>
      <w:r w:rsidR="00B90F6D">
        <w:rPr>
          <w:rFonts w:cs="Times New Roman"/>
          <w:szCs w:val="24"/>
          <w:lang w:val="en-US"/>
        </w:rPr>
        <w:t xml:space="preserve">funnel </w:t>
      </w:r>
      <w:r w:rsidR="00290A4F">
        <w:rPr>
          <w:rFonts w:cs="Times New Roman"/>
          <w:szCs w:val="24"/>
          <w:lang w:val="en-US"/>
        </w:rPr>
        <w:t xml:space="preserve">trap characteristics: </w:t>
      </w:r>
      <w:r w:rsidR="003A5991" w:rsidRPr="006A7723">
        <w:rPr>
          <w:rFonts w:cs="Times New Roman"/>
          <w:szCs w:val="24"/>
          <w:lang w:val="en-US"/>
        </w:rPr>
        <w:t xml:space="preserve">length × width × height: 50 × 29 × 21 cm, 5.5-mm mesh </w:t>
      </w:r>
      <w:r w:rsidR="00290A4F">
        <w:rPr>
          <w:rFonts w:cs="Times New Roman"/>
          <w:szCs w:val="24"/>
          <w:lang w:val="en-US"/>
        </w:rPr>
        <w:t xml:space="preserve">size </w:t>
      </w:r>
      <w:r w:rsidR="003A5991" w:rsidRPr="006A7723">
        <w:rPr>
          <w:rFonts w:cs="Times New Roman"/>
          <w:szCs w:val="24"/>
          <w:lang w:val="en-US"/>
        </w:rPr>
        <w:t>with two side entrances, 4-cm inner opening diameter) set</w:t>
      </w:r>
      <w:r w:rsidR="007A33A9" w:rsidRPr="006A7723">
        <w:rPr>
          <w:rFonts w:cs="Times New Roman"/>
          <w:szCs w:val="24"/>
          <w:lang w:val="en-US"/>
        </w:rPr>
        <w:t xml:space="preserve"> </w:t>
      </w:r>
      <w:r w:rsidR="003D4200">
        <w:rPr>
          <w:rFonts w:cs="Times New Roman"/>
          <w:szCs w:val="24"/>
          <w:lang w:val="en-US"/>
        </w:rPr>
        <w:t xml:space="preserve">roughly every 5 </w:t>
      </w:r>
      <w:r w:rsidR="003A5991" w:rsidRPr="006A7723">
        <w:rPr>
          <w:rFonts w:cs="Times New Roman"/>
          <w:szCs w:val="24"/>
          <w:lang w:val="en-US"/>
        </w:rPr>
        <w:t xml:space="preserve">m </w:t>
      </w:r>
      <w:r w:rsidR="00827C1C" w:rsidRPr="006A7723">
        <w:rPr>
          <w:rFonts w:cs="Times New Roman"/>
          <w:szCs w:val="24"/>
          <w:lang w:val="en-US"/>
        </w:rPr>
        <w:t xml:space="preserve">along the shoreline </w:t>
      </w:r>
      <w:r w:rsidR="00846F42" w:rsidRPr="006A7723">
        <w:rPr>
          <w:rFonts w:cs="Times New Roman"/>
          <w:szCs w:val="24"/>
          <w:lang w:val="en-US"/>
        </w:rPr>
        <w:t xml:space="preserve">in the limits of </w:t>
      </w:r>
      <w:r w:rsidR="003D4200">
        <w:rPr>
          <w:rFonts w:cs="Times New Roman"/>
          <w:szCs w:val="24"/>
          <w:lang w:val="en-US"/>
        </w:rPr>
        <w:t>4</w:t>
      </w:r>
      <w:r w:rsidR="00846F42" w:rsidRPr="006A7723">
        <w:rPr>
          <w:rFonts w:cs="Times New Roman"/>
          <w:szCs w:val="24"/>
          <w:lang w:val="en-US"/>
        </w:rPr>
        <w:t xml:space="preserve">-20 per </w:t>
      </w:r>
      <w:proofErr w:type="spellStart"/>
      <w:r w:rsidR="00846F42" w:rsidRPr="006A7723">
        <w:rPr>
          <w:rFonts w:cs="Times New Roman"/>
          <w:szCs w:val="24"/>
          <w:lang w:val="en-US"/>
        </w:rPr>
        <w:t>pond</w:t>
      </w:r>
      <w:proofErr w:type="spellEnd"/>
      <w:r w:rsidR="00846F42" w:rsidRPr="006A7723">
        <w:rPr>
          <w:rFonts w:cs="Times New Roman"/>
          <w:szCs w:val="24"/>
          <w:lang w:val="en-US"/>
        </w:rPr>
        <w:t xml:space="preserve"> (</w:t>
      </w:r>
      <w:r w:rsidR="00FF435F" w:rsidRPr="006A7723">
        <w:rPr>
          <w:szCs w:val="24"/>
          <w:lang w:val="en-US"/>
        </w:rPr>
        <w:t>mean pond perimeter: 66 m, range: 22-172</w:t>
      </w:r>
      <w:r w:rsidR="00846F42" w:rsidRPr="006A7723">
        <w:rPr>
          <w:szCs w:val="24"/>
          <w:lang w:val="en-US"/>
        </w:rPr>
        <w:t xml:space="preserve"> m).</w:t>
      </w:r>
      <w:r w:rsidR="00CA0897">
        <w:rPr>
          <w:szCs w:val="24"/>
          <w:lang w:val="en-US"/>
        </w:rPr>
        <w:t xml:space="preserve"> </w:t>
      </w:r>
      <w:commentRangeStart w:id="6"/>
      <w:r w:rsidR="001536B7" w:rsidRPr="004F485E">
        <w:rPr>
          <w:lang w:val="en-US"/>
        </w:rPr>
        <w:t>The red swamp crayfish</w:t>
      </w:r>
      <w:r w:rsidR="00CC7297">
        <w:rPr>
          <w:lang w:val="en-US"/>
        </w:rPr>
        <w:t xml:space="preserve"> was present at variable abundances in the </w:t>
      </w:r>
      <w:r w:rsidR="001536B7" w:rsidRPr="004F485E">
        <w:rPr>
          <w:lang w:val="en-US"/>
        </w:rPr>
        <w:t xml:space="preserve">14 </w:t>
      </w:r>
      <w:r w:rsidR="00CC7297">
        <w:rPr>
          <w:lang w:val="en-US"/>
        </w:rPr>
        <w:t xml:space="preserve">invaded </w:t>
      </w:r>
      <w:r w:rsidR="001536B7" w:rsidRPr="004F485E">
        <w:rPr>
          <w:lang w:val="en-US"/>
        </w:rPr>
        <w:t xml:space="preserve">ponds, </w:t>
      </w:r>
      <w:r w:rsidR="00CC7297">
        <w:rPr>
          <w:lang w:val="en-US"/>
        </w:rPr>
        <w:t>with</w:t>
      </w:r>
      <w:r w:rsidR="001536B7" w:rsidRPr="004F485E">
        <w:rPr>
          <w:lang w:val="en-US"/>
        </w:rPr>
        <w:t xml:space="preserve"> CPUE rang</w:t>
      </w:r>
      <w:r w:rsidR="00CC7297">
        <w:rPr>
          <w:lang w:val="en-US"/>
        </w:rPr>
        <w:t>ing</w:t>
      </w:r>
      <w:r w:rsidR="001536B7" w:rsidRPr="004F485E">
        <w:rPr>
          <w:lang w:val="en-US"/>
        </w:rPr>
        <w:t xml:space="preserve"> from 0.11 to 3.55 crayfish/trap/12h.</w:t>
      </w:r>
      <w:r w:rsidR="001536B7" w:rsidRPr="002F6EAA">
        <w:rPr>
          <w:lang w:val="en-US"/>
        </w:rPr>
        <w:t xml:space="preserve"> </w:t>
      </w:r>
      <w:commentRangeEnd w:id="6"/>
      <w:r w:rsidR="004F485E">
        <w:rPr>
          <w:rStyle w:val="Marquedecommentaire"/>
        </w:rPr>
        <w:commentReference w:id="6"/>
      </w:r>
      <w:r w:rsidR="00313AFC">
        <w:rPr>
          <w:lang w:val="en-US"/>
        </w:rPr>
        <w:t>No</w:t>
      </w:r>
      <w:r w:rsidR="00CC7297">
        <w:rPr>
          <w:lang w:val="en-US"/>
        </w:rPr>
        <w:t xml:space="preserve"> crayfish was captured in the six</w:t>
      </w:r>
      <w:r w:rsidR="00D6259E">
        <w:rPr>
          <w:lang w:val="en-US"/>
        </w:rPr>
        <w:t xml:space="preserve"> </w:t>
      </w:r>
      <w:r w:rsidR="00CC7297">
        <w:rPr>
          <w:lang w:val="en-US"/>
        </w:rPr>
        <w:t>other ponds</w:t>
      </w:r>
      <w:r w:rsidR="004373A1">
        <w:rPr>
          <w:lang w:val="en-US"/>
        </w:rPr>
        <w:t>, presumed</w:t>
      </w:r>
      <w:r w:rsidR="00BD07F3">
        <w:rPr>
          <w:lang w:val="en-US"/>
        </w:rPr>
        <w:t xml:space="preserve"> uninvaded</w:t>
      </w:r>
      <w:r w:rsidR="000713DB">
        <w:rPr>
          <w:lang w:val="en-US"/>
        </w:rPr>
        <w:t>.</w:t>
      </w:r>
      <w:r w:rsidR="00CC7297">
        <w:t xml:space="preserve"> </w:t>
      </w:r>
    </w:p>
    <w:p w14:paraId="30AEFB35" w14:textId="400DA271" w:rsidR="00C624ED" w:rsidRDefault="00121EE9" w:rsidP="00691DF2">
      <w:pPr>
        <w:rPr>
          <w:rFonts w:cstheme="minorHAnsi"/>
          <w:lang w:val="en-US"/>
        </w:rPr>
      </w:pPr>
      <w:r>
        <w:rPr>
          <w:lang w:val="en-US"/>
        </w:rPr>
        <w:t xml:space="preserve">The study of pond food webs included </w:t>
      </w:r>
      <w:del w:id="7" w:author="Nadege Belouard" w:date="2019-09-10T15:38:00Z">
        <w:r w:rsidRPr="00D2619E" w:rsidDel="00313AFC">
          <w:rPr>
            <w:color w:val="BFBFBF" w:themeColor="background1" w:themeShade="BF"/>
            <w:lang w:val="en-US"/>
          </w:rPr>
          <w:delText xml:space="preserve">primary producers </w:delText>
        </w:r>
        <w:r w:rsidR="006F287E" w:rsidRPr="00D2619E" w:rsidDel="00313AFC">
          <w:rPr>
            <w:color w:val="BFBFBF" w:themeColor="background1" w:themeShade="BF"/>
            <w:lang w:val="en-US"/>
          </w:rPr>
          <w:delText xml:space="preserve">and </w:delText>
        </w:r>
      </w:del>
      <w:r w:rsidR="006F287E" w:rsidRPr="006A7723">
        <w:rPr>
          <w:lang w:val="en-US"/>
        </w:rPr>
        <w:t>resident aquatic consumers (</w:t>
      </w:r>
      <w:r w:rsidR="00313AFC">
        <w:rPr>
          <w:lang w:val="en-US"/>
        </w:rPr>
        <w:t>i</w:t>
      </w:r>
      <w:r w:rsidR="00932151">
        <w:rPr>
          <w:lang w:val="en-US"/>
        </w:rPr>
        <w:t xml:space="preserve">nvertebrates, fish, and </w:t>
      </w:r>
      <w:r w:rsidR="006F287E" w:rsidRPr="006A7723">
        <w:rPr>
          <w:lang w:val="en-US"/>
        </w:rPr>
        <w:t>amphibians</w:t>
      </w:r>
      <w:r w:rsidR="008149B1">
        <w:rPr>
          <w:lang w:val="en-US"/>
        </w:rPr>
        <w:t>)</w:t>
      </w:r>
      <w:r w:rsidR="006F287E" w:rsidRPr="006A7723">
        <w:rPr>
          <w:lang w:val="en-US"/>
        </w:rPr>
        <w:t>.</w:t>
      </w:r>
      <w:r w:rsidR="003E2659">
        <w:rPr>
          <w:lang w:val="en-US"/>
        </w:rPr>
        <w:t xml:space="preserve"> </w:t>
      </w:r>
      <w:ins w:id="8" w:author="Nadege Belouard" w:date="2019-09-11T13:49:00Z">
        <w:r w:rsidR="008830F3">
          <w:rPr>
            <w:lang w:val="en-US"/>
          </w:rPr>
          <w:t xml:space="preserve">We did not sample all potential food resources because we did not intend to run mixing models. </w:t>
        </w:r>
      </w:ins>
      <w:del w:id="9" w:author="Nadege Belouard" w:date="2019-09-10T15:38:00Z">
        <w:r w:rsidR="00910CCC" w:rsidRPr="00D2619E" w:rsidDel="00313AFC">
          <w:rPr>
            <w:color w:val="BFBFBF" w:themeColor="background1" w:themeShade="BF"/>
            <w:lang w:val="en-US"/>
          </w:rPr>
          <w:delText xml:space="preserve">We sampled primary producers as basal organic resources: the dominant aquatic macrophytes (mainly </w:delText>
        </w:r>
        <w:r w:rsidR="00910CCC" w:rsidRPr="00D2619E" w:rsidDel="00313AFC">
          <w:rPr>
            <w:i/>
            <w:color w:val="BFBFBF" w:themeColor="background1" w:themeShade="BF"/>
            <w:lang w:val="en-US"/>
          </w:rPr>
          <w:delText>Callitriche</w:delText>
        </w:r>
        <w:r w:rsidR="00910CCC" w:rsidRPr="00D2619E" w:rsidDel="00313AFC">
          <w:rPr>
            <w:color w:val="BFBFBF" w:themeColor="background1" w:themeShade="BF"/>
            <w:lang w:val="en-US"/>
          </w:rPr>
          <w:delText xml:space="preserve">, </w:delText>
        </w:r>
        <w:r w:rsidR="00910CCC" w:rsidRPr="00D2619E" w:rsidDel="00313AFC">
          <w:rPr>
            <w:i/>
            <w:color w:val="BFBFBF" w:themeColor="background1" w:themeShade="BF"/>
            <w:lang w:val="en-US"/>
          </w:rPr>
          <w:delText>Glyceria</w:delText>
        </w:r>
        <w:r w:rsidR="00910CCC" w:rsidRPr="00D2619E" w:rsidDel="00313AFC">
          <w:rPr>
            <w:color w:val="BFBFBF" w:themeColor="background1" w:themeShade="BF"/>
            <w:lang w:val="en-US"/>
          </w:rPr>
          <w:delText xml:space="preserve">, </w:delText>
        </w:r>
        <w:r w:rsidR="00910CCC" w:rsidRPr="00D2619E" w:rsidDel="00313AFC">
          <w:rPr>
            <w:i/>
            <w:color w:val="BFBFBF" w:themeColor="background1" w:themeShade="BF"/>
            <w:lang w:val="en-US"/>
          </w:rPr>
          <w:delText>Potamogeton</w:delText>
        </w:r>
        <w:r w:rsidR="00910CCC" w:rsidRPr="00D2619E" w:rsidDel="00313AFC">
          <w:rPr>
            <w:color w:val="BFBFBF" w:themeColor="background1" w:themeShade="BF"/>
            <w:lang w:val="en-US"/>
          </w:rPr>
          <w:delText xml:space="preserve">, and </w:delText>
        </w:r>
        <w:r w:rsidR="00910CCC" w:rsidRPr="00D2619E" w:rsidDel="00313AFC">
          <w:rPr>
            <w:i/>
            <w:color w:val="BFBFBF" w:themeColor="background1" w:themeShade="BF"/>
            <w:lang w:val="en-US"/>
          </w:rPr>
          <w:delText>Juncus</w:delText>
        </w:r>
        <w:r w:rsidR="00910CCC" w:rsidRPr="00D2619E" w:rsidDel="00313AFC">
          <w:rPr>
            <w:color w:val="BFBFBF" w:themeColor="background1" w:themeShade="BF"/>
            <w:lang w:val="en-US"/>
          </w:rPr>
          <w:delText xml:space="preserve">), filamentous green algae, and leaf litter. </w:delText>
        </w:r>
      </w:del>
      <w:r w:rsidR="00910CCC">
        <w:rPr>
          <w:lang w:val="en-US"/>
        </w:rPr>
        <w:t>W</w:t>
      </w:r>
      <w:r w:rsidR="00910CCC" w:rsidRPr="006A7723">
        <w:rPr>
          <w:lang w:val="en-US"/>
        </w:rPr>
        <w:t>e</w:t>
      </w:r>
      <w:r w:rsidR="00910CCC">
        <w:rPr>
          <w:lang w:val="en-US"/>
        </w:rPr>
        <w:t xml:space="preserve"> collected three samples of zooplankton by passing three times 50</w:t>
      </w:r>
      <w:r w:rsidR="00910CCC" w:rsidRPr="006A7723">
        <w:rPr>
          <w:lang w:val="en-US"/>
        </w:rPr>
        <w:t>L of water</w:t>
      </w:r>
      <w:r w:rsidR="00910CCC">
        <w:rPr>
          <w:lang w:val="en-US"/>
        </w:rPr>
        <w:t xml:space="preserve"> through a filter of </w:t>
      </w:r>
      <w:r w:rsidR="00910CCC" w:rsidRPr="00910CCC">
        <w:rPr>
          <w:highlight w:val="yellow"/>
          <w:lang w:val="en-US"/>
        </w:rPr>
        <w:t>XX</w:t>
      </w:r>
      <w:r w:rsidR="00910CCC">
        <w:rPr>
          <w:lang w:val="en-US"/>
        </w:rPr>
        <w:t xml:space="preserve"> µm mesh.</w:t>
      </w:r>
      <w:r w:rsidR="00313AFC">
        <w:rPr>
          <w:lang w:val="en-US"/>
        </w:rPr>
        <w:t xml:space="preserve"> </w:t>
      </w:r>
      <w:ins w:id="10" w:author="Nadege Belouard" w:date="2019-09-10T15:35:00Z">
        <w:r w:rsidR="00313AFC">
          <w:rPr>
            <w:lang w:val="en-US"/>
          </w:rPr>
          <w:t>Other taxa were caught in traps as described above, using pipe sampling, and by extensive manual research on pond banks</w:t>
        </w:r>
      </w:ins>
      <w:ins w:id="11" w:author="Nadege Belouard" w:date="2019-09-10T15:37:00Z">
        <w:r w:rsidR="00313AFC">
          <w:rPr>
            <w:lang w:val="en-US"/>
          </w:rPr>
          <w:t>:</w:t>
        </w:r>
      </w:ins>
      <w:ins w:id="12" w:author="Nadege Belouard" w:date="2019-09-10T15:35:00Z">
        <w:r w:rsidR="00313AFC">
          <w:rPr>
            <w:lang w:val="en-US"/>
          </w:rPr>
          <w:t xml:space="preserve"> </w:t>
        </w:r>
      </w:ins>
      <w:commentRangeStart w:id="13"/>
      <w:proofErr w:type="spellStart"/>
      <w:ins w:id="14" w:author="Nadege Belouard" w:date="2019-09-10T15:37:00Z">
        <w:r w:rsidR="00313AFC" w:rsidRPr="00723DB1">
          <w:rPr>
            <w:i/>
            <w:lang w:val="en-US"/>
          </w:rPr>
          <w:t>Dytiscidae</w:t>
        </w:r>
        <w:proofErr w:type="spellEnd"/>
        <w:r w:rsidR="00313AFC" w:rsidRPr="00723DB1">
          <w:rPr>
            <w:lang w:val="en-US"/>
          </w:rPr>
          <w:t xml:space="preserve"> adults (genus </w:t>
        </w:r>
        <w:proofErr w:type="spellStart"/>
        <w:r w:rsidR="00313AFC" w:rsidRPr="00723DB1">
          <w:rPr>
            <w:i/>
            <w:lang w:val="en-US"/>
          </w:rPr>
          <w:t>Acilius</w:t>
        </w:r>
        <w:proofErr w:type="spellEnd"/>
        <w:r w:rsidR="00313AFC" w:rsidRPr="00723DB1">
          <w:rPr>
            <w:lang w:val="en-US"/>
          </w:rPr>
          <w:t xml:space="preserve">, </w:t>
        </w:r>
        <w:proofErr w:type="spellStart"/>
        <w:r w:rsidR="00313AFC" w:rsidRPr="00723DB1">
          <w:rPr>
            <w:i/>
            <w:lang w:val="en-US"/>
          </w:rPr>
          <w:t>Colymbetes</w:t>
        </w:r>
        <w:proofErr w:type="spellEnd"/>
        <w:r w:rsidR="00313AFC" w:rsidRPr="00723DB1">
          <w:rPr>
            <w:lang w:val="en-US"/>
          </w:rPr>
          <w:t xml:space="preserve">, </w:t>
        </w:r>
        <w:proofErr w:type="spellStart"/>
        <w:r w:rsidR="00313AFC" w:rsidRPr="00723DB1">
          <w:rPr>
            <w:i/>
            <w:lang w:val="en-US"/>
          </w:rPr>
          <w:t>Dytiscus</w:t>
        </w:r>
        <w:proofErr w:type="spellEnd"/>
        <w:r w:rsidR="00313AFC" w:rsidRPr="00723DB1">
          <w:rPr>
            <w:lang w:val="en-US"/>
          </w:rPr>
          <w:t>),</w:t>
        </w:r>
        <w:r w:rsidR="00313AFC" w:rsidRPr="00723DB1">
          <w:rPr>
            <w:i/>
            <w:lang w:val="en-US"/>
          </w:rPr>
          <w:t xml:space="preserve"> </w:t>
        </w:r>
        <w:proofErr w:type="spellStart"/>
        <w:r w:rsidR="00313AFC" w:rsidRPr="00723DB1">
          <w:rPr>
            <w:i/>
            <w:lang w:val="en-US"/>
          </w:rPr>
          <w:t>Dytiscidae</w:t>
        </w:r>
        <w:proofErr w:type="spellEnd"/>
        <w:r w:rsidR="00313AFC" w:rsidRPr="00723DB1">
          <w:rPr>
            <w:lang w:val="en-US"/>
          </w:rPr>
          <w:t xml:space="preserve"> larvae, </w:t>
        </w:r>
        <w:r w:rsidR="00313AFC" w:rsidRPr="00723DB1">
          <w:rPr>
            <w:i/>
            <w:lang w:val="en-US"/>
          </w:rPr>
          <w:t>Odonata</w:t>
        </w:r>
        <w:r w:rsidR="00313AFC" w:rsidRPr="00723DB1">
          <w:rPr>
            <w:lang w:val="en-US"/>
          </w:rPr>
          <w:t xml:space="preserve"> larvae (genus </w:t>
        </w:r>
        <w:proofErr w:type="spellStart"/>
        <w:r w:rsidR="00313AFC" w:rsidRPr="00723DB1">
          <w:rPr>
            <w:i/>
            <w:lang w:val="en-US"/>
          </w:rPr>
          <w:t>Aeshnidae</w:t>
        </w:r>
        <w:proofErr w:type="spellEnd"/>
        <w:r w:rsidR="00313AFC" w:rsidRPr="00723DB1">
          <w:rPr>
            <w:i/>
            <w:lang w:val="en-US"/>
          </w:rPr>
          <w:t xml:space="preserve"> and</w:t>
        </w:r>
        <w:r w:rsidR="00313AFC" w:rsidRPr="00723DB1">
          <w:rPr>
            <w:lang w:val="en-US"/>
          </w:rPr>
          <w:t xml:space="preserve"> </w:t>
        </w:r>
        <w:proofErr w:type="spellStart"/>
        <w:r w:rsidR="00313AFC" w:rsidRPr="00723DB1">
          <w:rPr>
            <w:i/>
            <w:lang w:val="en-US"/>
          </w:rPr>
          <w:t>Libellulidae</w:t>
        </w:r>
        <w:proofErr w:type="spellEnd"/>
        <w:r w:rsidR="00313AFC" w:rsidRPr="00723DB1">
          <w:rPr>
            <w:lang w:val="en-US"/>
          </w:rPr>
          <w:t xml:space="preserve">, </w:t>
        </w:r>
        <w:r w:rsidR="00313AFC" w:rsidRPr="00723DB1">
          <w:rPr>
            <w:i/>
            <w:lang w:val="en-US"/>
          </w:rPr>
          <w:t>Zygoptera</w:t>
        </w:r>
        <w:r w:rsidR="00313AFC" w:rsidRPr="00723DB1">
          <w:rPr>
            <w:lang w:val="en-US"/>
          </w:rPr>
          <w:t xml:space="preserve">), </w:t>
        </w:r>
        <w:proofErr w:type="spellStart"/>
        <w:r w:rsidR="00313AFC" w:rsidRPr="00723DB1">
          <w:rPr>
            <w:i/>
            <w:lang w:val="en-US"/>
          </w:rPr>
          <w:t>Notonecta</w:t>
        </w:r>
        <w:proofErr w:type="spellEnd"/>
        <w:r w:rsidR="00313AFC" w:rsidRPr="00723DB1">
          <w:rPr>
            <w:i/>
            <w:lang w:val="en-US"/>
          </w:rPr>
          <w:t xml:space="preserve"> glauca</w:t>
        </w:r>
        <w:r w:rsidR="00313AFC" w:rsidRPr="00723DB1">
          <w:rPr>
            <w:lang w:val="en-US"/>
          </w:rPr>
          <w:t xml:space="preserve">, larvae of </w:t>
        </w:r>
        <w:r w:rsidR="00313AFC" w:rsidRPr="00723DB1">
          <w:rPr>
            <w:i/>
            <w:lang w:val="en-US"/>
          </w:rPr>
          <w:t xml:space="preserve">Chironomidae </w:t>
        </w:r>
        <w:r w:rsidR="00313AFC" w:rsidRPr="00723DB1">
          <w:rPr>
            <w:lang w:val="en-US"/>
          </w:rPr>
          <w:t>(hereafter</w:t>
        </w:r>
        <w:r w:rsidR="00313AFC" w:rsidRPr="00723DB1">
          <w:rPr>
            <w:i/>
            <w:lang w:val="en-US"/>
          </w:rPr>
          <w:t xml:space="preserve"> Diptera</w:t>
        </w:r>
        <w:r w:rsidR="00313AFC" w:rsidRPr="00723DB1">
          <w:rPr>
            <w:lang w:val="en-US"/>
          </w:rPr>
          <w:t xml:space="preserve">), </w:t>
        </w:r>
        <w:r w:rsidR="00313AFC" w:rsidRPr="00723DB1">
          <w:rPr>
            <w:i/>
            <w:lang w:val="en-US"/>
          </w:rPr>
          <w:t xml:space="preserve">Gammarus </w:t>
        </w:r>
        <w:proofErr w:type="spellStart"/>
        <w:r w:rsidR="00313AFC" w:rsidRPr="00723DB1">
          <w:rPr>
            <w:i/>
            <w:lang w:val="en-US"/>
          </w:rPr>
          <w:t>gammarus</w:t>
        </w:r>
        <w:proofErr w:type="spellEnd"/>
        <w:r w:rsidR="00313AFC" w:rsidRPr="00723DB1">
          <w:rPr>
            <w:lang w:val="en-US"/>
          </w:rPr>
          <w:t xml:space="preserve">, </w:t>
        </w:r>
        <w:proofErr w:type="spellStart"/>
        <w:r w:rsidR="00313AFC" w:rsidRPr="00723DB1">
          <w:rPr>
            <w:i/>
            <w:lang w:val="en-US"/>
          </w:rPr>
          <w:t>Corbiculidae</w:t>
        </w:r>
        <w:proofErr w:type="spellEnd"/>
        <w:r w:rsidR="00313AFC" w:rsidRPr="00723DB1">
          <w:rPr>
            <w:i/>
            <w:lang w:val="en-US"/>
          </w:rPr>
          <w:t>,</w:t>
        </w:r>
        <w:r w:rsidR="00313AFC" w:rsidRPr="00723DB1">
          <w:rPr>
            <w:lang w:val="en-US"/>
          </w:rPr>
          <w:t xml:space="preserve"> </w:t>
        </w:r>
        <w:proofErr w:type="spellStart"/>
        <w:r w:rsidR="00313AFC" w:rsidRPr="00723DB1">
          <w:rPr>
            <w:i/>
            <w:lang w:val="en-US"/>
          </w:rPr>
          <w:t>Physa</w:t>
        </w:r>
        <w:proofErr w:type="spellEnd"/>
        <w:r w:rsidR="00313AFC" w:rsidRPr="00723DB1">
          <w:rPr>
            <w:i/>
            <w:lang w:val="en-US"/>
          </w:rPr>
          <w:t xml:space="preserve"> acuta, </w:t>
        </w:r>
        <w:r w:rsidR="00313AFC" w:rsidRPr="00723DB1">
          <w:rPr>
            <w:lang w:val="en-US"/>
          </w:rPr>
          <w:t xml:space="preserve">fish (black bullhead </w:t>
        </w:r>
        <w:r w:rsidR="00313AFC" w:rsidRPr="00723DB1">
          <w:rPr>
            <w:i/>
            <w:lang w:val="en-US"/>
          </w:rPr>
          <w:t>Ameiurus melas</w:t>
        </w:r>
        <w:r w:rsidR="00313AFC" w:rsidRPr="00723DB1">
          <w:rPr>
            <w:lang w:val="en-US"/>
          </w:rPr>
          <w:t xml:space="preserve">, common roach </w:t>
        </w:r>
        <w:r w:rsidR="00313AFC" w:rsidRPr="00723DB1">
          <w:rPr>
            <w:i/>
            <w:lang w:val="en-US"/>
          </w:rPr>
          <w:t xml:space="preserve">Rutilus </w:t>
        </w:r>
        <w:proofErr w:type="spellStart"/>
        <w:r w:rsidR="00313AFC" w:rsidRPr="00723DB1">
          <w:rPr>
            <w:i/>
            <w:lang w:val="en-US"/>
          </w:rPr>
          <w:t>rutilus</w:t>
        </w:r>
        <w:proofErr w:type="spellEnd"/>
        <w:r w:rsidR="00313AFC" w:rsidRPr="00723DB1">
          <w:rPr>
            <w:i/>
            <w:lang w:val="en-US"/>
          </w:rPr>
          <w:t xml:space="preserve"> </w:t>
        </w:r>
        <w:r w:rsidR="00313AFC" w:rsidRPr="00723DB1">
          <w:rPr>
            <w:lang w:val="en-US"/>
          </w:rPr>
          <w:t xml:space="preserve">and mosquitofish </w:t>
        </w:r>
        <w:r w:rsidR="00313AFC" w:rsidRPr="00723DB1">
          <w:rPr>
            <w:i/>
            <w:lang w:val="en-US"/>
          </w:rPr>
          <w:t>Gambusia affinis</w:t>
        </w:r>
        <w:r w:rsidR="00313AFC" w:rsidRPr="00723DB1">
          <w:rPr>
            <w:lang w:val="en-US"/>
          </w:rPr>
          <w:t>),</w:t>
        </w:r>
      </w:ins>
      <w:commentRangeEnd w:id="13"/>
      <w:ins w:id="15" w:author="Nadege Belouard" w:date="2019-09-11T13:50:00Z">
        <w:r w:rsidR="00C965EE">
          <w:rPr>
            <w:rStyle w:val="Marquedecommentaire"/>
          </w:rPr>
          <w:commentReference w:id="13"/>
        </w:r>
      </w:ins>
      <w:ins w:id="16" w:author="Nadege Belouard" w:date="2019-09-10T15:37:00Z">
        <w:r w:rsidR="00313AFC" w:rsidRPr="00723DB1">
          <w:rPr>
            <w:lang w:val="en-US"/>
          </w:rPr>
          <w:t xml:space="preserve"> adult palmate newts, tadpoles of agile frog, of European tree frog and </w:t>
        </w:r>
        <w:r w:rsidR="00313AFC" w:rsidRPr="00723DB1">
          <w:rPr>
            <w:i/>
            <w:lang w:val="en-US"/>
          </w:rPr>
          <w:t>Corixidae</w:t>
        </w:r>
        <w:r w:rsidR="00313AFC" w:rsidRPr="00723DB1">
          <w:rPr>
            <w:lang w:val="en-US"/>
          </w:rPr>
          <w:t>.</w:t>
        </w:r>
        <w:r w:rsidR="00313AFC" w:rsidRPr="005B4522">
          <w:rPr>
            <w:color w:val="BFBFBF" w:themeColor="background1" w:themeShade="BF"/>
            <w:lang w:val="en-US"/>
          </w:rPr>
          <w:t xml:space="preserve"> </w:t>
        </w:r>
      </w:ins>
      <w:r w:rsidR="003E2659">
        <w:rPr>
          <w:lang w:val="en-US"/>
        </w:rPr>
        <w:t>In each pond, we aimed at sampling 20 individuals of each target species</w:t>
      </w:r>
      <w:r w:rsidR="00910CCC">
        <w:rPr>
          <w:lang w:val="en-US"/>
        </w:rPr>
        <w:t xml:space="preserve"> (amp</w:t>
      </w:r>
      <w:r w:rsidR="00653B99">
        <w:rPr>
          <w:lang w:val="en-US"/>
        </w:rPr>
        <w:t xml:space="preserve">hibians and crayfish). Because </w:t>
      </w:r>
      <w:r w:rsidR="00653B99">
        <w:rPr>
          <w:color w:val="000000"/>
          <w:shd w:val="clear" w:color="auto" w:fill="FDFCFA"/>
        </w:rPr>
        <w:t>ontogenetic</w:t>
      </w:r>
      <w:r w:rsidR="00910CCC">
        <w:rPr>
          <w:color w:val="000000"/>
          <w:shd w:val="clear" w:color="auto" w:fill="FDFCFA"/>
        </w:rPr>
        <w:t xml:space="preserve"> diet shifts have sometimes been shown in red swamp crayfish </w:t>
      </w:r>
      <w:r w:rsidR="00910CCC">
        <w:rPr>
          <w:color w:val="000000"/>
          <w:shd w:val="clear" w:color="auto" w:fill="FDFCFA"/>
        </w:rPr>
        <w:fldChar w:fldCharType="begin"/>
      </w:r>
      <w:r w:rsidR="00910CCC">
        <w:rPr>
          <w:color w:val="000000"/>
          <w:shd w:val="clear" w:color="auto" w:fill="FDFCFA"/>
        </w:rPr>
        <w:instrText xml:space="preserve"> ADDIN ZOTERO_ITEM CSL_CITATION {"citationID":"uZff8ntA","properties":{"formattedCitation":"(Correia, 2003; Paillisson {\\i{}et al.}, 2011; Alcorlo and Baltan\\uc0\\u225{}s, 2013)","plainCitation":"(Correia, 2003; Paillisson et al., 2011; Alcorlo and Baltanás, 2013)","noteIndex":0},"citationItems":[{"id":2811,"uris":["http://zotero.org/users/4941387/items/TEWLICEK"],"uri":["http://zotero.org/users/4941387/items/TEWLICEK"],"itemData":{"id":2811,"type":"article-journal","title":"Food choice by the introduced crayﬁsh Procambarus clarkii","container-title":"Annales Zoologici Fennici","page":"517-528","volume":"40","source":"Zotero","language":"en","author":[{"family":"Correia","given":"Alexandra Marçal"}],"issued":{"date-parts":[["2003"]]}}},{"id":721,"uris":["http://zotero.org/users/4941387/items/M4QFZ58Q"],"uri":["http://zotero.org/users/4941387/items/M4QFZ58Q"],"itemData":{"id":721,"type":"article","title":"Préservation de la biodiversité face aux invasions de l'écrevisse de Louisiane (&lt;i&gt;Procambarus clarkii&lt;/i&gt;), rapport ONEMA/INRA","author":[{"family":"Paillisson","given":"J.-M."},{"family":"Roussel","given":"J.M."},{"family":"Tréguier","given":"A."},{"family":"Surzur","given":"G."},{"family":"Damien","given":"J.P."}],"issued":{"date-parts":[["2011"]]}}},{"id":2518,"uris":["http://zotero.org/users/4941387/items/9C87HQRJ"],"uri":["http://zotero.org/users/4941387/items/9C87HQRJ"],"itemData":{"id":2518,"type":"article-journal","title":"The trophic ecology of the red swamp crayﬁsh (Procambarus clarkii) in Mediterranean aquatic ecosystems: a stable isotope study","container-title":"Limnetica","page":"121-138","volume":"32","issue":"1","source":"Zotero","abstract":"The trophic ecology of the red swamp crayﬁsh (Procambarus clarkii) in Mediterranean aquatic ecosystems: a stable isotope study The red swamp crayﬁsh (Procambarus clarkii) is an invasive species in most of its current distribution range. As an omnivorous species that feeds on items of many trophic levels and is eaten by many others, it occupies a key trophic position within the invaded food webs. This trophic position, in combination with its active physiology, makes P. clarkii a suitable organism for ecotoxicological studies and, more speciﬁcally, a bioindicator of heavy metal pollution. These characteristics also make P. clarkii a likely vector of contaminants toward higher trophic levels. In this study, we (i) describe aquatic food webs in three contrasting Mediterranean wetlands in the lower Guadalquivir River Basin, southwestern Spain, each populated by invasive P. clarkii but having a different heavy metal concentration, (ii) assess the trophic role of crayﬁsh and temporal trends in its diet using stable isotope analysis (δ13C and δ15N), and (iii) assess the relationship of crayﬁsh isotopic signatures to the content of heavy metals (Cu, Zn, Pb, Cd, As) bioaccumulated in crayﬁsh body tissues. We detected signiﬁcant between-site differences in carbon and nitrogen isotopic signatures but found signiﬁcant between-date differences only for nitrogen signatures. Betweensite changes in carbon and nitrogen isotopes were due primarily to variations in the relative contribution of autochthonous vs. allochthonous primary producers and shifts in crayﬁsh abundance through time, respectively. Isotopic food web models were used to distinguish between systems driven by a detritus-based energy pathway and systems supported by detritus and primary producers. The trophic positions estimated for crayﬁsh and other invertebrates at each site were low, suggesting the prevalence of omnivory and the occurrence of a trophic continuum rather than discrete levels. Isotopically, crayﬁsh occupy a predator position in the observed food webs, which is consistent with the predominance of animal food sources in the species’ diet. No signiﬁcant changes were found between crayﬁsh ontogenetic stages using isotopic ratios. The site with the highest concentration of heavy metals showed the highest δ13C and δ15N values, and a signiﬁcant correlation was found between ﬁve heavy metal elements (As, Cd, Zn. Cu, Pb) measured in crayﬁsh and their nitrogen isotope signatures (r = 0.72, p &lt; 0.0001), thus reinforcing its contamination biomarker role.","language":"en","author":[{"family":"Alcorlo","given":"Paloma"},{"family":"Baltanás","given":"Angel"}],"issued":{"date-parts":[["2013"]]}}}],"schema":"https://github.com/citation-style-language/schema/raw/master/csl-citation.json"} </w:instrText>
      </w:r>
      <w:r w:rsidR="00910CCC">
        <w:rPr>
          <w:color w:val="000000"/>
          <w:shd w:val="clear" w:color="auto" w:fill="FDFCFA"/>
        </w:rPr>
        <w:fldChar w:fldCharType="separate"/>
      </w:r>
      <w:r w:rsidR="00910CCC" w:rsidRPr="00932151">
        <w:rPr>
          <w:rFonts w:cs="Times New Roman"/>
          <w:szCs w:val="24"/>
        </w:rPr>
        <w:t xml:space="preserve">(Correia, 2003; Paillisson </w:t>
      </w:r>
      <w:r w:rsidR="00910CCC" w:rsidRPr="00932151">
        <w:rPr>
          <w:rFonts w:cs="Times New Roman"/>
          <w:i/>
          <w:iCs/>
          <w:szCs w:val="24"/>
        </w:rPr>
        <w:t>et al.</w:t>
      </w:r>
      <w:r w:rsidR="00910CCC" w:rsidRPr="00932151">
        <w:rPr>
          <w:rFonts w:cs="Times New Roman"/>
          <w:szCs w:val="24"/>
        </w:rPr>
        <w:t>, 2011; Alcorlo and Baltanás, 2013)</w:t>
      </w:r>
      <w:r w:rsidR="00910CCC">
        <w:rPr>
          <w:color w:val="000000"/>
          <w:shd w:val="clear" w:color="auto" w:fill="FDFCFA"/>
        </w:rPr>
        <w:fldChar w:fldCharType="end"/>
      </w:r>
      <w:r w:rsidR="00910CCC">
        <w:rPr>
          <w:color w:val="000000"/>
          <w:shd w:val="clear" w:color="auto" w:fill="FDFCFA"/>
        </w:rPr>
        <w:t xml:space="preserve">, </w:t>
      </w:r>
      <w:r w:rsidR="00910CCC">
        <w:rPr>
          <w:lang w:val="en-US"/>
        </w:rPr>
        <w:t>w</w:t>
      </w:r>
      <w:r w:rsidR="00910CCC" w:rsidRPr="006A7723">
        <w:rPr>
          <w:lang w:val="en-US"/>
        </w:rPr>
        <w:t>e</w:t>
      </w:r>
      <w:r w:rsidR="00910CCC">
        <w:rPr>
          <w:lang w:val="en-US"/>
        </w:rPr>
        <w:t xml:space="preserve"> considered </w:t>
      </w:r>
      <w:r w:rsidR="00910CCC">
        <w:rPr>
          <w:lang w:val="en-US"/>
        </w:rPr>
        <w:lastRenderedPageBreak/>
        <w:t xml:space="preserve">separately </w:t>
      </w:r>
      <w:r w:rsidR="00910CCC" w:rsidRPr="006A7723">
        <w:rPr>
          <w:lang w:val="en-US"/>
        </w:rPr>
        <w:t xml:space="preserve">adult </w:t>
      </w:r>
      <w:r w:rsidR="00910CCC">
        <w:rPr>
          <w:lang w:val="en-US"/>
        </w:rPr>
        <w:t xml:space="preserve">and </w:t>
      </w:r>
      <w:r w:rsidR="00910CCC" w:rsidRPr="006A7723">
        <w:rPr>
          <w:lang w:val="en-US"/>
        </w:rPr>
        <w:t>juvenile</w:t>
      </w:r>
      <w:r w:rsidR="00910CCC">
        <w:rPr>
          <w:lang w:val="en-US"/>
        </w:rPr>
        <w:t xml:space="preserve"> crayfish.</w:t>
      </w:r>
      <w:r w:rsidR="003E2659">
        <w:rPr>
          <w:lang w:val="en-US"/>
        </w:rPr>
        <w:t xml:space="preserve"> </w:t>
      </w:r>
      <w:del w:id="17" w:author="Nadege Belouard" w:date="2019-09-10T15:38:00Z">
        <w:r w:rsidR="00825977" w:rsidRPr="00653B99" w:rsidDel="00313AFC">
          <w:rPr>
            <w:color w:val="D9D9D9" w:themeColor="background1" w:themeShade="D9"/>
            <w:lang w:val="en-US"/>
          </w:rPr>
          <w:delText>Crayfish were euthanized following ethical guidelines stipulated in the permits</w:delText>
        </w:r>
      </w:del>
      <w:r w:rsidR="00825977" w:rsidRPr="00653B99">
        <w:rPr>
          <w:color w:val="D9D9D9" w:themeColor="background1" w:themeShade="D9"/>
          <w:lang w:val="en-US"/>
        </w:rPr>
        <w:t>.</w:t>
      </w:r>
      <w:r w:rsidR="00825977">
        <w:rPr>
          <w:lang w:val="en-US"/>
        </w:rPr>
        <w:t xml:space="preserve"> </w:t>
      </w:r>
      <w:r w:rsidR="00910CCC">
        <w:rPr>
          <w:lang w:val="en-US"/>
        </w:rPr>
        <w:t>Each a</w:t>
      </w:r>
      <w:r w:rsidR="00910CCC" w:rsidRPr="006A7723">
        <w:rPr>
          <w:lang w:val="en-US"/>
        </w:rPr>
        <w:t xml:space="preserve">mphibian </w:t>
      </w:r>
      <w:r w:rsidR="00910CCC">
        <w:rPr>
          <w:rFonts w:cstheme="minorHAnsi"/>
          <w:lang w:val="en-US"/>
        </w:rPr>
        <w:t>was</w:t>
      </w:r>
      <w:r w:rsidR="00910CCC" w:rsidRPr="006A7723">
        <w:rPr>
          <w:rFonts w:cstheme="minorHAnsi"/>
          <w:lang w:val="en-US"/>
        </w:rPr>
        <w:t xml:space="preserve"> sampled using </w:t>
      </w:r>
      <w:r w:rsidR="00910CCC">
        <w:rPr>
          <w:rFonts w:cstheme="minorHAnsi"/>
          <w:lang w:val="en-US"/>
        </w:rPr>
        <w:t xml:space="preserve">one to two biopsies of the fin of 2.5- or 3-mm diameter </w:t>
      </w:r>
      <w:r w:rsidR="00910CCC">
        <w:rPr>
          <w:rFonts w:cstheme="minorHAnsi"/>
          <w:lang w:val="en-US"/>
        </w:rPr>
        <w:fldChar w:fldCharType="begin"/>
      </w:r>
      <w:r w:rsidR="00910CCC">
        <w:rPr>
          <w:rFonts w:cstheme="minorHAnsi"/>
          <w:lang w:val="en-US"/>
        </w:rPr>
        <w:instrText xml:space="preserve"> ADDIN ZOTERO_ITEM CSL_CITATION {"citationID":"uEd4u3Qw","properties":{"formattedCitation":"(following the recommendations in B\\uc0\\u233{}louard {\\i{}et al.}, 2018a)","plainCitation":"(following the recommendations in Bélouard et al., 2018a)","noteIndex":0},"citationItems":[{"id":3113,"uris":["http://zotero.org/users/4941387/items/QME9P7WA"],"uri":["http://zotero.org/users/4941387/items/QME9P7WA"],"itemData":{"id":3113,"type":"article-journal","title":"Fins are relevant non-lethal surrogates for muscle to measure stable isotopes in amphibians","container-title":"submitted","author":[{"family":"Bélouard","given":"Nadège"},{"family":"Petit","given":"Eric J."},{"family":"Huteau","given":"Dominique"},{"family":"Oger","given":"Adrien"},{"family":"Paillisson","given":"Jean-Marc"}],"issued":{"date-parts":[["2018"]]}},"prefix":"following the recommendations in"}],"schema":"https://github.com/citation-style-language/schema/raw/master/csl-citation.json"} </w:instrText>
      </w:r>
      <w:r w:rsidR="00910CCC">
        <w:rPr>
          <w:rFonts w:cstheme="minorHAnsi"/>
          <w:lang w:val="en-US"/>
        </w:rPr>
        <w:fldChar w:fldCharType="separate"/>
      </w:r>
      <w:r w:rsidR="00910CCC" w:rsidRPr="00AF2942">
        <w:rPr>
          <w:rFonts w:cs="Times New Roman"/>
          <w:szCs w:val="24"/>
        </w:rPr>
        <w:t xml:space="preserve">(following the recommendations in Bélouard </w:t>
      </w:r>
      <w:r w:rsidR="00910CCC" w:rsidRPr="00AF2942">
        <w:rPr>
          <w:rFonts w:cs="Times New Roman"/>
          <w:i/>
          <w:iCs/>
          <w:szCs w:val="24"/>
        </w:rPr>
        <w:t>et al.</w:t>
      </w:r>
      <w:r w:rsidR="00910CCC" w:rsidRPr="00AF2942">
        <w:rPr>
          <w:rFonts w:cs="Times New Roman"/>
          <w:szCs w:val="24"/>
        </w:rPr>
        <w:t>, 2018a)</w:t>
      </w:r>
      <w:r w:rsidR="00910CCC">
        <w:rPr>
          <w:rFonts w:cstheme="minorHAnsi"/>
          <w:lang w:val="en-US"/>
        </w:rPr>
        <w:fldChar w:fldCharType="end"/>
      </w:r>
      <w:r w:rsidR="00910CCC">
        <w:rPr>
          <w:rFonts w:cstheme="minorHAnsi"/>
          <w:lang w:val="en-US"/>
        </w:rPr>
        <w:t>,</w:t>
      </w:r>
      <w:r w:rsidR="00910CCC" w:rsidRPr="006A7723">
        <w:rPr>
          <w:rFonts w:cstheme="minorHAnsi"/>
          <w:lang w:val="en-US"/>
        </w:rPr>
        <w:t xml:space="preserve"> </w:t>
      </w:r>
      <w:r w:rsidR="00910CCC" w:rsidRPr="000C6AD7">
        <w:rPr>
          <w:lang w:val="en-US"/>
        </w:rPr>
        <w:t>and</w:t>
      </w:r>
      <w:r w:rsidR="00910CCC" w:rsidRPr="006A7723">
        <w:rPr>
          <w:lang w:val="en-US"/>
        </w:rPr>
        <w:t xml:space="preserve"> immediately released back to the water.</w:t>
      </w:r>
      <w:r w:rsidR="00910CCC">
        <w:rPr>
          <w:lang w:val="en-US"/>
        </w:rPr>
        <w:t xml:space="preserve"> </w:t>
      </w:r>
      <w:r w:rsidR="00493ABC">
        <w:rPr>
          <w:lang w:val="en-US"/>
        </w:rPr>
        <w:t xml:space="preserve">We </w:t>
      </w:r>
      <w:r w:rsidR="001045A0">
        <w:rPr>
          <w:lang w:val="en-US"/>
        </w:rPr>
        <w:t>collected</w:t>
      </w:r>
      <w:r w:rsidR="002E5DC7">
        <w:rPr>
          <w:lang w:val="en-US"/>
        </w:rPr>
        <w:t xml:space="preserve"> up to</w:t>
      </w:r>
      <w:r w:rsidR="001045A0">
        <w:rPr>
          <w:lang w:val="en-US"/>
        </w:rPr>
        <w:t xml:space="preserve"> three </w:t>
      </w:r>
      <w:r w:rsidR="008F71B2">
        <w:rPr>
          <w:lang w:val="en-US"/>
        </w:rPr>
        <w:t>samples of each of the other</w:t>
      </w:r>
      <w:r w:rsidR="002E5DC7">
        <w:rPr>
          <w:lang w:val="en-US"/>
        </w:rPr>
        <w:t xml:space="preserve"> cited</w:t>
      </w:r>
      <w:r w:rsidR="008F71B2">
        <w:rPr>
          <w:lang w:val="en-US"/>
        </w:rPr>
        <w:t xml:space="preserve"> </w:t>
      </w:r>
      <w:r w:rsidR="00493ABC">
        <w:rPr>
          <w:lang w:val="en-US"/>
        </w:rPr>
        <w:t>taxa</w:t>
      </w:r>
      <w:r w:rsidR="002E5DC7">
        <w:rPr>
          <w:lang w:val="en-US"/>
        </w:rPr>
        <w:t>, one sample being</w:t>
      </w:r>
      <w:r w:rsidR="001045A0">
        <w:rPr>
          <w:lang w:val="en-US"/>
        </w:rPr>
        <w:t xml:space="preserve"> </w:t>
      </w:r>
      <w:r w:rsidR="00493ABC">
        <w:rPr>
          <w:lang w:val="en-US"/>
        </w:rPr>
        <w:t xml:space="preserve">composed of </w:t>
      </w:r>
      <w:r w:rsidR="002E5DC7">
        <w:rPr>
          <w:lang w:val="en-US"/>
        </w:rPr>
        <w:t>up to 15 individuals</w:t>
      </w:r>
      <w:r w:rsidR="00493ABC">
        <w:rPr>
          <w:lang w:val="en-US"/>
        </w:rPr>
        <w:t xml:space="preserve"> for macroinvertebrates smaller than </w:t>
      </w:r>
      <w:proofErr w:type="spellStart"/>
      <w:r w:rsidR="00493ABC" w:rsidRPr="00493ABC">
        <w:rPr>
          <w:i/>
          <w:lang w:val="en-US"/>
        </w:rPr>
        <w:t>Dytiscus</w:t>
      </w:r>
      <w:proofErr w:type="spellEnd"/>
      <w:r w:rsidR="00493ABC" w:rsidRPr="00493ABC">
        <w:rPr>
          <w:i/>
          <w:lang w:val="en-US"/>
        </w:rPr>
        <w:t xml:space="preserve"> spp.</w:t>
      </w:r>
      <w:r w:rsidR="008F71B2">
        <w:rPr>
          <w:lang w:val="en-US"/>
        </w:rPr>
        <w:t xml:space="preserve"> </w:t>
      </w:r>
      <w:r w:rsidR="002E5DC7" w:rsidRPr="006A7723">
        <w:rPr>
          <w:lang w:val="en-US"/>
        </w:rPr>
        <w:t xml:space="preserve">(up to 23 for </w:t>
      </w:r>
      <w:r w:rsidR="003E2659" w:rsidRPr="003E2659">
        <w:rPr>
          <w:i/>
          <w:lang w:val="en-US"/>
        </w:rPr>
        <w:t>Diptera</w:t>
      </w:r>
      <w:r w:rsidR="002E5DC7" w:rsidRPr="006A7723">
        <w:rPr>
          <w:lang w:val="en-US"/>
        </w:rPr>
        <w:t>)</w:t>
      </w:r>
      <w:r w:rsidR="002E5DC7">
        <w:rPr>
          <w:lang w:val="en-US"/>
        </w:rPr>
        <w:t xml:space="preserve">. </w:t>
      </w:r>
      <w:del w:id="18" w:author="Nadege Belouard" w:date="2019-09-10T15:38:00Z">
        <w:r w:rsidR="00D2619E" w:rsidRPr="00313AFC" w:rsidDel="00313AFC">
          <w:rPr>
            <w:lang w:val="en-US"/>
          </w:rPr>
          <w:delText>If necessary, t</w:delText>
        </w:r>
        <w:r w:rsidR="007E25D8" w:rsidRPr="00313AFC" w:rsidDel="00313AFC">
          <w:rPr>
            <w:szCs w:val="24"/>
            <w:lang w:val="en-US"/>
          </w:rPr>
          <w:delText xml:space="preserve">rapping </w:delText>
        </w:r>
        <w:r w:rsidR="00691DF2" w:rsidRPr="00313AFC" w:rsidDel="00313AFC">
          <w:rPr>
            <w:szCs w:val="24"/>
            <w:lang w:val="en-US"/>
          </w:rPr>
          <w:delText>was repeated</w:delText>
        </w:r>
        <w:r w:rsidR="007E25D8" w:rsidRPr="00313AFC" w:rsidDel="00313AFC">
          <w:rPr>
            <w:szCs w:val="24"/>
            <w:lang w:val="en-US"/>
          </w:rPr>
          <w:delText xml:space="preserve"> and completed by </w:delText>
        </w:r>
        <w:r w:rsidR="00561FDA" w:rsidRPr="00313AFC" w:rsidDel="00313AFC">
          <w:rPr>
            <w:szCs w:val="24"/>
            <w:lang w:val="en-US"/>
          </w:rPr>
          <w:delText xml:space="preserve">extensive </w:delText>
        </w:r>
        <w:r w:rsidR="007E25D8" w:rsidRPr="00313AFC" w:rsidDel="00313AFC">
          <w:rPr>
            <w:lang w:val="en-US"/>
          </w:rPr>
          <w:delText xml:space="preserve">manual research </w:delText>
        </w:r>
        <w:r w:rsidR="00694DF0" w:rsidRPr="00313AFC" w:rsidDel="00313AFC">
          <w:rPr>
            <w:lang w:val="en-US"/>
          </w:rPr>
          <w:delText>in</w:delText>
        </w:r>
        <w:r w:rsidR="007E25D8" w:rsidRPr="00313AFC" w:rsidDel="00313AFC">
          <w:rPr>
            <w:lang w:val="en-US"/>
          </w:rPr>
          <w:delText xml:space="preserve"> each pond </w:delText>
        </w:r>
        <w:r w:rsidR="00825977" w:rsidRPr="00313AFC" w:rsidDel="00313AFC">
          <w:rPr>
            <w:szCs w:val="24"/>
            <w:lang w:val="en-US"/>
          </w:rPr>
          <w:delText>t</w:delText>
        </w:r>
        <w:r w:rsidR="00691DF2" w:rsidRPr="00313AFC" w:rsidDel="00313AFC">
          <w:rPr>
            <w:szCs w:val="24"/>
            <w:lang w:val="en-US"/>
          </w:rPr>
          <w:delText xml:space="preserve">o obtain </w:delText>
        </w:r>
        <w:r w:rsidR="00D2619E" w:rsidRPr="00313AFC" w:rsidDel="00313AFC">
          <w:rPr>
            <w:szCs w:val="24"/>
            <w:lang w:val="en-US"/>
          </w:rPr>
          <w:delText>enough</w:delText>
        </w:r>
        <w:r w:rsidR="00691DF2" w:rsidRPr="00313AFC" w:rsidDel="00313AFC">
          <w:rPr>
            <w:szCs w:val="24"/>
            <w:lang w:val="en-US"/>
          </w:rPr>
          <w:delText xml:space="preserve"> samples</w:delText>
        </w:r>
        <w:r w:rsidR="000C6AD7" w:rsidRPr="00313AFC" w:rsidDel="00313AFC">
          <w:rPr>
            <w:lang w:val="en-US"/>
          </w:rPr>
          <w:delText xml:space="preserve">. </w:delText>
        </w:r>
      </w:del>
      <w:r w:rsidR="006F287E" w:rsidRPr="006A7723">
        <w:rPr>
          <w:rFonts w:cstheme="minorHAnsi"/>
          <w:lang w:val="en-US"/>
        </w:rPr>
        <w:t xml:space="preserve">All samples were kept on ice during field collection, and </w:t>
      </w:r>
      <w:r w:rsidR="006F287E">
        <w:rPr>
          <w:rFonts w:cstheme="minorHAnsi"/>
          <w:lang w:val="en-US"/>
        </w:rPr>
        <w:t xml:space="preserve">then preserved by </w:t>
      </w:r>
      <w:r w:rsidR="006F287E" w:rsidRPr="006A7723">
        <w:rPr>
          <w:rFonts w:cstheme="minorHAnsi"/>
          <w:lang w:val="en-US"/>
        </w:rPr>
        <w:t>fr</w:t>
      </w:r>
      <w:r w:rsidR="006F287E">
        <w:rPr>
          <w:rFonts w:cstheme="minorHAnsi"/>
          <w:lang w:val="en-US"/>
        </w:rPr>
        <w:t>ee</w:t>
      </w:r>
      <w:r w:rsidR="006F287E" w:rsidRPr="006A7723">
        <w:rPr>
          <w:rFonts w:cstheme="minorHAnsi"/>
          <w:lang w:val="en-US"/>
        </w:rPr>
        <w:t>z</w:t>
      </w:r>
      <w:r w:rsidR="006F287E">
        <w:rPr>
          <w:rFonts w:cstheme="minorHAnsi"/>
          <w:lang w:val="en-US"/>
        </w:rPr>
        <w:t>ing at -20°C</w:t>
      </w:r>
      <w:r w:rsidR="006F287E" w:rsidRPr="006A7723">
        <w:rPr>
          <w:rFonts w:cstheme="minorHAnsi"/>
          <w:lang w:val="en-US"/>
        </w:rPr>
        <w:t xml:space="preserve"> until further processing.</w:t>
      </w:r>
    </w:p>
    <w:p w14:paraId="285CA4EE" w14:textId="058E1C86" w:rsidR="006F287E" w:rsidRPr="006F287E" w:rsidRDefault="006F287E" w:rsidP="006F287E">
      <w:pPr>
        <w:pStyle w:val="Titre2"/>
        <w:rPr>
          <w:lang w:val="en-US"/>
        </w:rPr>
      </w:pPr>
      <w:r>
        <w:rPr>
          <w:lang w:val="en-US"/>
        </w:rPr>
        <w:t>Environmental characteristics</w:t>
      </w:r>
    </w:p>
    <w:p w14:paraId="1FFC0F70" w14:textId="02DE8DCC" w:rsidR="00B44BBD" w:rsidRDefault="00F44243" w:rsidP="005A4953">
      <w:pPr>
        <w:rPr>
          <w:rFonts w:cs="Times New Roman"/>
          <w:lang w:val="en-US"/>
        </w:rPr>
      </w:pPr>
      <w:r>
        <w:rPr>
          <w:lang w:val="en-US"/>
        </w:rPr>
        <w:t>Four</w:t>
      </w:r>
      <w:r w:rsidR="00B44BBD" w:rsidRPr="006A7723">
        <w:rPr>
          <w:lang w:val="en-US"/>
        </w:rPr>
        <w:t xml:space="preserve"> habitat characteristics </w:t>
      </w:r>
      <w:r w:rsidR="00A265A7">
        <w:rPr>
          <w:lang w:val="en-US"/>
        </w:rPr>
        <w:t xml:space="preserve">of ponds </w:t>
      </w:r>
      <w:r w:rsidR="00B44BBD" w:rsidRPr="006A7723">
        <w:rPr>
          <w:lang w:val="en-US"/>
        </w:rPr>
        <w:t>were considered</w:t>
      </w:r>
      <w:r w:rsidR="003E0120">
        <w:rPr>
          <w:lang w:val="en-US"/>
        </w:rPr>
        <w:t xml:space="preserve"> as proxies of </w:t>
      </w:r>
      <w:r w:rsidR="003E0120" w:rsidRPr="001536B7">
        <w:rPr>
          <w:lang w:val="en-US"/>
        </w:rPr>
        <w:t>resource</w:t>
      </w:r>
      <w:r w:rsidR="0043356C" w:rsidRPr="001536B7">
        <w:rPr>
          <w:lang w:val="en-US"/>
        </w:rPr>
        <w:t xml:space="preserve"> availability</w:t>
      </w:r>
      <w:r w:rsidR="00B44BBD" w:rsidRPr="001536B7">
        <w:rPr>
          <w:lang w:val="en-US"/>
        </w:rPr>
        <w:t>: (1) c</w:t>
      </w:r>
      <w:r w:rsidR="00B44BBD" w:rsidRPr="001536B7">
        <w:rPr>
          <w:rFonts w:cs="Times New Roman"/>
          <w:lang w:val="en-US"/>
        </w:rPr>
        <w:t xml:space="preserve">anopy cover (% of forested linear of shore), </w:t>
      </w:r>
      <w:r w:rsidRPr="001536B7">
        <w:rPr>
          <w:rFonts w:cs="Times New Roman"/>
          <w:lang w:val="en-US"/>
        </w:rPr>
        <w:t xml:space="preserve">estimated during fieldwork, </w:t>
      </w:r>
      <w:r w:rsidR="00B44BBD" w:rsidRPr="001536B7">
        <w:rPr>
          <w:rFonts w:cs="Times New Roman"/>
          <w:lang w:val="en-US"/>
        </w:rPr>
        <w:t xml:space="preserve">which is known to influence pond productivity (Skelly </w:t>
      </w:r>
      <w:r w:rsidR="00B44BBD" w:rsidRPr="001536B7">
        <w:rPr>
          <w:rFonts w:cs="Times New Roman"/>
          <w:i/>
          <w:iCs/>
          <w:lang w:val="en-US"/>
        </w:rPr>
        <w:t>et al.</w:t>
      </w:r>
      <w:r w:rsidRPr="001536B7">
        <w:rPr>
          <w:rFonts w:cs="Times New Roman"/>
          <w:lang w:val="en-US"/>
        </w:rPr>
        <w:t>, 2002; Schiesari, 2006);</w:t>
      </w:r>
      <w:r w:rsidR="00A265A7" w:rsidRPr="001536B7">
        <w:rPr>
          <w:rFonts w:cs="Times New Roman"/>
          <w:lang w:val="en-US"/>
        </w:rPr>
        <w:t xml:space="preserve"> </w:t>
      </w:r>
      <w:r w:rsidR="00B97AC6" w:rsidRPr="001536B7">
        <w:rPr>
          <w:szCs w:val="24"/>
          <w:lang w:val="en-US"/>
        </w:rPr>
        <w:t>(2) a</w:t>
      </w:r>
      <w:r w:rsidR="00B97AC6" w:rsidRPr="001536B7">
        <w:rPr>
          <w:lang w:val="en-US"/>
        </w:rPr>
        <w:t>quatic vegetation cover (%, visual estimation) that plays a role of resource and refuge</w:t>
      </w:r>
      <w:r w:rsidR="001536B7" w:rsidRPr="001536B7">
        <w:rPr>
          <w:lang w:val="en-US"/>
        </w:rPr>
        <w:t>; (3</w:t>
      </w:r>
      <w:r w:rsidR="00B44BBD" w:rsidRPr="001536B7">
        <w:rPr>
          <w:rFonts w:cs="Times New Roman"/>
          <w:lang w:val="en-US"/>
        </w:rPr>
        <w:t xml:space="preserve">) </w:t>
      </w:r>
      <w:r w:rsidR="00B44BBD" w:rsidRPr="001536B7">
        <w:rPr>
          <w:lang w:val="en-US"/>
        </w:rPr>
        <w:t xml:space="preserve">pond area (m²), </w:t>
      </w:r>
      <w:r w:rsidRPr="001536B7">
        <w:rPr>
          <w:lang w:val="en-US"/>
        </w:rPr>
        <w:t xml:space="preserve">measured using </w:t>
      </w:r>
      <w:r w:rsidRPr="001536B7">
        <w:rPr>
          <w:szCs w:val="24"/>
          <w:lang w:val="en-US"/>
        </w:rPr>
        <w:t>aerial photointerpretation of a map provided by the General Council of Loire-Atlantique (BD ORTHO 2009) using ArcGIS 10 (Environmental Systems Research Institute, Redlands, California, USA)</w:t>
      </w:r>
      <w:r w:rsidR="004D5536">
        <w:rPr>
          <w:szCs w:val="24"/>
          <w:lang w:val="en-US"/>
        </w:rPr>
        <w:t xml:space="preserve"> as it is a</w:t>
      </w:r>
      <w:r w:rsidR="004D5536">
        <w:rPr>
          <w:lang w:val="en-US"/>
        </w:rPr>
        <w:t xml:space="preserve"> proxy of pond hydrological regime, and </w:t>
      </w:r>
      <w:r w:rsidR="004D5536" w:rsidRPr="006A7723">
        <w:rPr>
          <w:lang w:val="en-US"/>
        </w:rPr>
        <w:t xml:space="preserve">influence </w:t>
      </w:r>
      <w:r w:rsidR="004D5536">
        <w:rPr>
          <w:lang w:val="en-US"/>
        </w:rPr>
        <w:t xml:space="preserve">the composition of resident </w:t>
      </w:r>
      <w:r w:rsidR="004D5536" w:rsidRPr="006A7723">
        <w:rPr>
          <w:lang w:val="en-US"/>
        </w:rPr>
        <w:t>communit</w:t>
      </w:r>
      <w:r w:rsidR="004D5536">
        <w:rPr>
          <w:lang w:val="en-US"/>
        </w:rPr>
        <w:t>ies</w:t>
      </w:r>
      <w:r w:rsidR="004D5536" w:rsidRPr="006A7723">
        <w:rPr>
          <w:lang w:val="en-US"/>
        </w:rPr>
        <w:t xml:space="preserve"> </w:t>
      </w:r>
      <w:r w:rsidR="004D5536" w:rsidRPr="006A7723">
        <w:rPr>
          <w:lang w:val="en-US"/>
        </w:rPr>
        <w:fldChar w:fldCharType="begin"/>
      </w:r>
      <w:r w:rsidR="004D5536" w:rsidRPr="006A7723">
        <w:rPr>
          <w:lang w:val="en-US"/>
        </w:rPr>
        <w:instrText xml:space="preserve"> ADDIN ZOTERO_ITEM CSL_CITATION {"citationID":"eWSWjaJL","properties":{"formattedCitation":"(Post {\\i{}et al.}, 2000)","plainCitation":"(Post et al., 2000)","noteIndex":0},"citationItems":[{"id":2920,"uris":["http://zotero.org/users/4941387/items/PYDMV5NZ"],"uri":["http://zotero.org/users/4941387/items/PYDMV5NZ"],"itemData":{"id":2920,"type":"article-journal","title":"Ecosystem size determines food-chain length in lakes","container-title":"Nature","page":"1047-1049","volume":"405","issue":"6790","source":"Crossref","DOI":"10.1038/35016565","ISSN":"0028-0836, 1476-4687","language":"en","author":[{"family":"Post","given":"David M."},{"family":"Pace","given":"Michael L."},{"family":"Hairston","given":"Nelson G."}],"issued":{"date-parts":[["2000",6]]}}}],"schema":"https://github.com/citation-style-language/schema/raw/master/csl-citation.json"} </w:instrText>
      </w:r>
      <w:r w:rsidR="004D5536" w:rsidRPr="006A7723">
        <w:rPr>
          <w:lang w:val="en-US"/>
        </w:rPr>
        <w:fldChar w:fldCharType="separate"/>
      </w:r>
      <w:r w:rsidR="004D5536" w:rsidRPr="006A7723">
        <w:rPr>
          <w:rFonts w:cs="Times New Roman"/>
          <w:szCs w:val="24"/>
          <w:lang w:val="en-US"/>
        </w:rPr>
        <w:t xml:space="preserve">(Post </w:t>
      </w:r>
      <w:r w:rsidR="004D5536" w:rsidRPr="006A7723">
        <w:rPr>
          <w:rFonts w:cs="Times New Roman"/>
          <w:i/>
          <w:iCs/>
          <w:szCs w:val="24"/>
          <w:lang w:val="en-US"/>
        </w:rPr>
        <w:t>et al.</w:t>
      </w:r>
      <w:r w:rsidR="004D5536" w:rsidRPr="006A7723">
        <w:rPr>
          <w:rFonts w:cs="Times New Roman"/>
          <w:szCs w:val="24"/>
          <w:lang w:val="en-US"/>
        </w:rPr>
        <w:t>, 2000)</w:t>
      </w:r>
      <w:r w:rsidR="004D5536" w:rsidRPr="006A7723">
        <w:rPr>
          <w:lang w:val="en-US"/>
        </w:rPr>
        <w:fldChar w:fldCharType="end"/>
      </w:r>
      <w:r w:rsidR="004D5536">
        <w:rPr>
          <w:lang w:val="en-US"/>
        </w:rPr>
        <w:t xml:space="preserve">; </w:t>
      </w:r>
      <w:r w:rsidR="006B5847">
        <w:rPr>
          <w:szCs w:val="24"/>
          <w:lang w:val="en-US"/>
        </w:rPr>
        <w:t xml:space="preserve">and </w:t>
      </w:r>
      <w:r w:rsidR="004D5536" w:rsidRPr="006A7723">
        <w:rPr>
          <w:lang w:val="en-US"/>
        </w:rPr>
        <w:t>(</w:t>
      </w:r>
      <w:r w:rsidR="004D5536">
        <w:rPr>
          <w:lang w:val="en-US"/>
        </w:rPr>
        <w:t>4</w:t>
      </w:r>
      <w:r w:rsidR="004D5536" w:rsidRPr="006A7723">
        <w:rPr>
          <w:lang w:val="en-US"/>
        </w:rPr>
        <w:t xml:space="preserve">) </w:t>
      </w:r>
      <w:r w:rsidR="004D5536" w:rsidRPr="006A7723">
        <w:rPr>
          <w:rFonts w:cs="Times New Roman"/>
          <w:lang w:val="en-US"/>
        </w:rPr>
        <w:t xml:space="preserve">pond </w:t>
      </w:r>
      <w:r w:rsidR="004D5536">
        <w:rPr>
          <w:rFonts w:cs="Times New Roman"/>
          <w:lang w:val="en-US"/>
        </w:rPr>
        <w:t xml:space="preserve">management </w:t>
      </w:r>
      <w:r w:rsidR="004D5536" w:rsidRPr="006A7723">
        <w:rPr>
          <w:rFonts w:cs="Times New Roman"/>
          <w:lang w:val="en-US"/>
        </w:rPr>
        <w:t>(</w:t>
      </w:r>
      <w:r w:rsidR="004D5536">
        <w:rPr>
          <w:rFonts w:cs="Times New Roman"/>
          <w:lang w:val="en-US"/>
        </w:rPr>
        <w:t>canopy opened and pond dredged in the last five years, or not managed</w:t>
      </w:r>
      <w:r w:rsidR="004D5536" w:rsidRPr="006A7723">
        <w:rPr>
          <w:rFonts w:cs="Times New Roman"/>
          <w:lang w:val="en-US"/>
        </w:rPr>
        <w:t>)</w:t>
      </w:r>
      <w:r w:rsidR="004D5536">
        <w:rPr>
          <w:rFonts w:cs="Times New Roman"/>
          <w:lang w:val="en-US"/>
        </w:rPr>
        <w:t>.</w:t>
      </w:r>
      <w:r w:rsidR="001536B7">
        <w:rPr>
          <w:lang w:val="en-US"/>
        </w:rPr>
        <w:t xml:space="preserve"> </w:t>
      </w:r>
      <w:r w:rsidR="0026322A">
        <w:rPr>
          <w:rFonts w:cstheme="minorHAnsi"/>
          <w:lang w:val="en-US"/>
        </w:rPr>
        <w:t>Pond management decreases the availability of detritus material</w:t>
      </w:r>
      <w:r w:rsidR="00E13B35">
        <w:rPr>
          <w:rFonts w:cstheme="minorHAnsi"/>
          <w:lang w:val="en-US"/>
        </w:rPr>
        <w:t xml:space="preserve"> and influences the light regime</w:t>
      </w:r>
      <w:r w:rsidR="0026322A">
        <w:rPr>
          <w:rFonts w:cstheme="minorHAnsi"/>
          <w:lang w:val="en-US"/>
        </w:rPr>
        <w:t xml:space="preserve">, and could cause </w:t>
      </w:r>
      <w:r w:rsidR="009812AB">
        <w:rPr>
          <w:rFonts w:cstheme="minorHAnsi"/>
          <w:lang w:val="en-US"/>
        </w:rPr>
        <w:t>long</w:t>
      </w:r>
      <w:r w:rsidR="0026322A">
        <w:rPr>
          <w:rFonts w:cstheme="minorHAnsi"/>
          <w:lang w:val="en-US"/>
        </w:rPr>
        <w:t xml:space="preserve">-term consequences on trophic networks. </w:t>
      </w:r>
      <w:r w:rsidR="00AC3E1A">
        <w:rPr>
          <w:rFonts w:cs="Times New Roman"/>
          <w:lang w:val="en-US"/>
        </w:rPr>
        <w:t xml:space="preserve">Additionally, </w:t>
      </w:r>
      <w:proofErr w:type="spellStart"/>
      <w:r w:rsidR="00B44BBD" w:rsidRPr="006A7723">
        <w:rPr>
          <w:lang w:val="en-US"/>
        </w:rPr>
        <w:t>p</w:t>
      </w:r>
      <w:r w:rsidR="00B44BBD" w:rsidRPr="006A7723">
        <w:rPr>
          <w:rFonts w:cs="Times New Roman"/>
          <w:lang w:val="en-US"/>
        </w:rPr>
        <w:t>hysico</w:t>
      </w:r>
      <w:proofErr w:type="spellEnd"/>
      <w:r w:rsidR="00B44BBD" w:rsidRPr="006A7723">
        <w:rPr>
          <w:rFonts w:cs="Times New Roman"/>
          <w:lang w:val="en-US"/>
        </w:rPr>
        <w:t xml:space="preserve">-chemical parameters </w:t>
      </w:r>
      <w:r w:rsidR="00AC3E1A">
        <w:rPr>
          <w:rFonts w:cs="Times New Roman"/>
          <w:lang w:val="en-US"/>
        </w:rPr>
        <w:t xml:space="preserve">were </w:t>
      </w:r>
      <w:r w:rsidR="00B44BBD" w:rsidRPr="001536B7">
        <w:rPr>
          <w:rFonts w:cs="Times New Roman"/>
          <w:lang w:val="en-US"/>
        </w:rPr>
        <w:t>measured during fieldwork</w:t>
      </w:r>
      <w:r w:rsidR="003C7673" w:rsidRPr="001536B7">
        <w:rPr>
          <w:rFonts w:cs="Times New Roman"/>
          <w:lang w:val="en-US"/>
        </w:rPr>
        <w:t xml:space="preserve"> to further characterize pond habitats</w:t>
      </w:r>
      <w:r w:rsidR="00B44BBD" w:rsidRPr="001536B7">
        <w:rPr>
          <w:rFonts w:cs="Times New Roman"/>
          <w:lang w:val="en-US"/>
        </w:rPr>
        <w:t>: dissolve</w:t>
      </w:r>
      <w:r w:rsidR="00800B8E" w:rsidRPr="001536B7">
        <w:rPr>
          <w:rFonts w:cs="Times New Roman"/>
          <w:lang w:val="en-US"/>
        </w:rPr>
        <w:t>d oxygen (mg</w:t>
      </w:r>
      <w:r w:rsidR="002D6876" w:rsidRPr="001536B7">
        <w:rPr>
          <w:rFonts w:cs="Times New Roman"/>
          <w:lang w:val="en-US"/>
        </w:rPr>
        <w:t>/L</w:t>
      </w:r>
      <w:r w:rsidR="00800B8E" w:rsidRPr="001536B7">
        <w:rPr>
          <w:rFonts w:cs="Times New Roman"/>
          <w:lang w:val="en-US"/>
        </w:rPr>
        <w:t xml:space="preserve">), </w:t>
      </w:r>
      <w:r w:rsidR="001D5CB9" w:rsidRPr="001536B7">
        <w:rPr>
          <w:rFonts w:cs="Times New Roman"/>
          <w:lang w:val="en-US"/>
        </w:rPr>
        <w:t xml:space="preserve">water </w:t>
      </w:r>
      <w:r w:rsidR="00800B8E" w:rsidRPr="001536B7">
        <w:rPr>
          <w:rFonts w:cs="Times New Roman"/>
          <w:lang w:val="en-US"/>
        </w:rPr>
        <w:t>temperature (°C) and</w:t>
      </w:r>
      <w:r w:rsidR="00B44BBD" w:rsidRPr="001536B7">
        <w:rPr>
          <w:rFonts w:cs="Times New Roman"/>
          <w:lang w:val="en-US"/>
        </w:rPr>
        <w:t xml:space="preserve"> conductivity (µS/cm</w:t>
      </w:r>
      <w:r w:rsidR="00800B8E" w:rsidRPr="001536B7">
        <w:rPr>
          <w:rFonts w:cs="Times New Roman"/>
          <w:lang w:val="en-US"/>
        </w:rPr>
        <w:t>)</w:t>
      </w:r>
      <w:r w:rsidR="00B44BBD" w:rsidRPr="001536B7">
        <w:rPr>
          <w:rFonts w:cs="Times New Roman"/>
          <w:lang w:val="en-US"/>
        </w:rPr>
        <w:t xml:space="preserve"> at three locations in ponds </w:t>
      </w:r>
      <w:r w:rsidR="00F40AC8" w:rsidRPr="001536B7">
        <w:rPr>
          <w:rFonts w:cs="Times New Roman"/>
          <w:lang w:val="en-US"/>
        </w:rPr>
        <w:t>(</w:t>
      </w:r>
      <w:r w:rsidR="00B44BBD" w:rsidRPr="001536B7">
        <w:rPr>
          <w:rFonts w:cs="Times New Roman"/>
          <w:lang w:val="en-US"/>
        </w:rPr>
        <w:t xml:space="preserve">multiparameter probe </w:t>
      </w:r>
      <w:r w:rsidR="008675CD" w:rsidRPr="001536B7">
        <w:rPr>
          <w:rFonts w:cs="Times New Roman"/>
          <w:lang w:val="en-US"/>
        </w:rPr>
        <w:t>HI98195, Hanna instruments</w:t>
      </w:r>
      <w:r w:rsidR="00F40AC8" w:rsidRPr="001536B7">
        <w:rPr>
          <w:rFonts w:cs="Times New Roman"/>
          <w:lang w:val="en-US"/>
        </w:rPr>
        <w:t>),</w:t>
      </w:r>
      <w:r w:rsidR="00B44BBD" w:rsidRPr="001536B7">
        <w:rPr>
          <w:rFonts w:cs="Times New Roman"/>
          <w:lang w:val="en-US"/>
        </w:rPr>
        <w:t xml:space="preserve"> and turbidity (NTU) at four locations in ponds (TN-100, </w:t>
      </w:r>
      <w:proofErr w:type="spellStart"/>
      <w:r w:rsidR="00B44BBD" w:rsidRPr="001536B7">
        <w:rPr>
          <w:rFonts w:cs="Times New Roman"/>
          <w:lang w:val="en-US"/>
        </w:rPr>
        <w:t>Eutech</w:t>
      </w:r>
      <w:proofErr w:type="spellEnd"/>
      <w:r w:rsidR="00B44BBD" w:rsidRPr="001536B7">
        <w:rPr>
          <w:rFonts w:cs="Times New Roman"/>
          <w:lang w:val="en-US"/>
        </w:rPr>
        <w:t xml:space="preserve"> Instruments, Thermo Fisher Scientific</w:t>
      </w:r>
      <w:r w:rsidR="00F40AC8" w:rsidRPr="001536B7">
        <w:rPr>
          <w:rFonts w:cs="Times New Roman"/>
          <w:lang w:val="en-US"/>
        </w:rPr>
        <w:t>)</w:t>
      </w:r>
      <w:r w:rsidR="003C7673" w:rsidRPr="001536B7">
        <w:rPr>
          <w:rFonts w:cs="Times New Roman"/>
          <w:lang w:val="en-US"/>
        </w:rPr>
        <w:t>.</w:t>
      </w:r>
    </w:p>
    <w:p w14:paraId="03E73943" w14:textId="588C801D" w:rsidR="006F287E" w:rsidRPr="00780A90" w:rsidRDefault="006F287E" w:rsidP="006F287E">
      <w:pPr>
        <w:pStyle w:val="Titre2"/>
        <w:rPr>
          <w:lang w:val="en-US"/>
        </w:rPr>
      </w:pPr>
      <w:r w:rsidRPr="00780A90">
        <w:rPr>
          <w:lang w:val="en-US"/>
        </w:rPr>
        <w:lastRenderedPageBreak/>
        <w:t>S</w:t>
      </w:r>
      <w:r w:rsidR="00E90539" w:rsidRPr="00780A90">
        <w:rPr>
          <w:lang w:val="en-US"/>
        </w:rPr>
        <w:t>table isotope analyses</w:t>
      </w:r>
    </w:p>
    <w:p w14:paraId="58425FEF" w14:textId="135B0210" w:rsidR="006148F3" w:rsidRDefault="002138E1" w:rsidP="008346AD">
      <w:pPr>
        <w:rPr>
          <w:lang w:val="en-US"/>
        </w:rPr>
      </w:pPr>
      <w:r>
        <w:rPr>
          <w:lang w:val="en-US"/>
        </w:rPr>
        <w:t>In the laboratory, c</w:t>
      </w:r>
      <w:r w:rsidR="00805144">
        <w:rPr>
          <w:lang w:val="en-US"/>
        </w:rPr>
        <w:t xml:space="preserve">rayfish were measured from the </w:t>
      </w:r>
      <w:r w:rsidR="00805144" w:rsidRPr="00B538D7">
        <w:rPr>
          <w:lang w:val="en-US"/>
        </w:rPr>
        <w:t>tip of the rostrum to the end of the telson</w:t>
      </w:r>
      <w:r w:rsidR="007B2D3F">
        <w:rPr>
          <w:lang w:val="en-US"/>
        </w:rPr>
        <w:t xml:space="preserve"> to the nearest millimeter</w:t>
      </w:r>
      <w:r w:rsidR="00805144">
        <w:rPr>
          <w:lang w:val="en-US"/>
        </w:rPr>
        <w:t>.</w:t>
      </w:r>
      <w:r w:rsidR="00A74D60" w:rsidRPr="006A7723">
        <w:rPr>
          <w:lang w:val="en-US"/>
        </w:rPr>
        <w:t xml:space="preserve"> </w:t>
      </w:r>
      <w:r w:rsidR="00C919E4">
        <w:rPr>
          <w:lang w:val="en-US"/>
        </w:rPr>
        <w:t>L</w:t>
      </w:r>
      <w:r w:rsidR="00A74D60" w:rsidRPr="00C919E4">
        <w:rPr>
          <w:lang w:val="en-US"/>
        </w:rPr>
        <w:t>ength-</w:t>
      </w:r>
      <w:r w:rsidR="00C919E4">
        <w:rPr>
          <w:lang w:val="en-US"/>
        </w:rPr>
        <w:t>frequency histograms showed a clear continuous bimodal distribution. A gap was created between the two cohorts</w:t>
      </w:r>
      <w:r w:rsidR="00A801A0">
        <w:rPr>
          <w:lang w:val="en-US"/>
        </w:rPr>
        <w:t xml:space="preserve"> by removing</w:t>
      </w:r>
      <w:r w:rsidR="00E56BD6">
        <w:rPr>
          <w:lang w:val="en-US"/>
        </w:rPr>
        <w:t xml:space="preserve"> few</w:t>
      </w:r>
      <w:r w:rsidR="00A801A0">
        <w:rPr>
          <w:lang w:val="en-US"/>
        </w:rPr>
        <w:t xml:space="preserve"> intermediate individuals</w:t>
      </w:r>
      <w:r w:rsidR="00C919E4">
        <w:rPr>
          <w:lang w:val="en-US"/>
        </w:rPr>
        <w:t xml:space="preserve"> to better evidence</w:t>
      </w:r>
      <w:r w:rsidR="002448D8">
        <w:rPr>
          <w:lang w:val="en-US"/>
        </w:rPr>
        <w:t xml:space="preserve"> any</w:t>
      </w:r>
      <w:r w:rsidR="00C919E4">
        <w:rPr>
          <w:lang w:val="en-US"/>
        </w:rPr>
        <w:t xml:space="preserve"> </w:t>
      </w:r>
      <w:r w:rsidR="00767761">
        <w:rPr>
          <w:lang w:val="en-US"/>
        </w:rPr>
        <w:t>ontogenetic</w:t>
      </w:r>
      <w:r w:rsidR="002448D8">
        <w:rPr>
          <w:lang w:val="en-US"/>
        </w:rPr>
        <w:t xml:space="preserve"> shift</w:t>
      </w:r>
      <w:r w:rsidR="00C919E4">
        <w:rPr>
          <w:lang w:val="en-US"/>
        </w:rPr>
        <w:t xml:space="preserve"> in</w:t>
      </w:r>
      <w:r w:rsidR="00A801A0">
        <w:rPr>
          <w:lang w:val="en-US"/>
        </w:rPr>
        <w:t xml:space="preserve"> </w:t>
      </w:r>
      <w:r w:rsidR="00C94451">
        <w:rPr>
          <w:lang w:val="en-US"/>
        </w:rPr>
        <w:t xml:space="preserve">their </w:t>
      </w:r>
      <w:r w:rsidR="00C919E4">
        <w:rPr>
          <w:lang w:val="en-US"/>
        </w:rPr>
        <w:t>isotope signatures. Thus, c</w:t>
      </w:r>
      <w:r w:rsidR="00373303" w:rsidRPr="00C919E4">
        <w:rPr>
          <w:lang w:val="en-US"/>
        </w:rPr>
        <w:t xml:space="preserve">rayfish </w:t>
      </w:r>
      <w:r w:rsidR="00A74D60" w:rsidRPr="00C919E4">
        <w:rPr>
          <w:lang w:val="en-US"/>
        </w:rPr>
        <w:t xml:space="preserve">were classified as </w:t>
      </w:r>
      <w:r w:rsidR="005919F1" w:rsidRPr="00C919E4">
        <w:rPr>
          <w:lang w:val="en-US"/>
        </w:rPr>
        <w:t>juveniles (</w:t>
      </w:r>
      <w:r w:rsidR="007B2D3F" w:rsidRPr="00C919E4">
        <w:rPr>
          <w:lang w:val="en-US"/>
        </w:rPr>
        <w:t>&lt; 1 year, mean</w:t>
      </w:r>
      <w:r w:rsidR="00A96689" w:rsidRPr="00C919E4">
        <w:rPr>
          <w:lang w:val="en-US"/>
        </w:rPr>
        <w:t xml:space="preserve"> </w:t>
      </w:r>
      <w:r w:rsidR="005919F1" w:rsidRPr="00C919E4">
        <w:rPr>
          <w:lang w:val="en-US"/>
        </w:rPr>
        <w:t xml:space="preserve">total length </w:t>
      </w:r>
      <w:r w:rsidRPr="00C919E4">
        <w:rPr>
          <w:lang w:val="en-US"/>
        </w:rPr>
        <w:t xml:space="preserve">of </w:t>
      </w:r>
      <w:r w:rsidR="00A96689" w:rsidRPr="00C919E4">
        <w:rPr>
          <w:lang w:val="en-US"/>
        </w:rPr>
        <w:t>42</w:t>
      </w:r>
      <w:r w:rsidR="007B2D3F" w:rsidRPr="00C919E4">
        <w:rPr>
          <w:lang w:val="en-US"/>
        </w:rPr>
        <w:t xml:space="preserve"> mm</w:t>
      </w:r>
      <w:r w:rsidR="00A96689" w:rsidRPr="00C919E4">
        <w:rPr>
          <w:lang w:val="en-US"/>
        </w:rPr>
        <w:t xml:space="preserve"> ± 9 </w:t>
      </w:r>
      <w:r w:rsidR="007B2D3F" w:rsidRPr="00C919E4">
        <w:rPr>
          <w:lang w:val="en-US"/>
        </w:rPr>
        <w:t>SD</w:t>
      </w:r>
      <w:r w:rsidR="00A96689" w:rsidRPr="00C919E4">
        <w:rPr>
          <w:lang w:val="en-US"/>
        </w:rPr>
        <w:t>, range: 25-60 mm</w:t>
      </w:r>
      <w:r w:rsidR="00A74D60" w:rsidRPr="00C919E4">
        <w:rPr>
          <w:lang w:val="en-US"/>
        </w:rPr>
        <w:t>) or adults (</w:t>
      </w:r>
      <w:r w:rsidR="00A96689" w:rsidRPr="00C919E4">
        <w:rPr>
          <w:lang w:val="en-US"/>
        </w:rPr>
        <w:t>92</w:t>
      </w:r>
      <w:r w:rsidR="007B2D3F" w:rsidRPr="00C919E4">
        <w:rPr>
          <w:lang w:val="en-US"/>
        </w:rPr>
        <w:t xml:space="preserve"> mm</w:t>
      </w:r>
      <w:r w:rsidR="00A96689" w:rsidRPr="00C919E4">
        <w:rPr>
          <w:lang w:val="en-US"/>
        </w:rPr>
        <w:t xml:space="preserve"> ± 10 </w:t>
      </w:r>
      <w:r w:rsidR="007B2D3F" w:rsidRPr="00C919E4">
        <w:rPr>
          <w:lang w:val="en-US"/>
        </w:rPr>
        <w:t>SD</w:t>
      </w:r>
      <w:r w:rsidR="00A96689" w:rsidRPr="00C919E4">
        <w:rPr>
          <w:lang w:val="en-US"/>
        </w:rPr>
        <w:t>, range: 71-122 mm</w:t>
      </w:r>
      <w:r w:rsidR="00A74D60" w:rsidRPr="00C919E4">
        <w:rPr>
          <w:lang w:val="en-US"/>
        </w:rPr>
        <w:t>)</w:t>
      </w:r>
      <w:r w:rsidR="00C919E4">
        <w:rPr>
          <w:lang w:val="en-US"/>
        </w:rPr>
        <w:t xml:space="preserve">. </w:t>
      </w:r>
      <w:r w:rsidR="00805144">
        <w:rPr>
          <w:lang w:val="en-US"/>
        </w:rPr>
        <w:t xml:space="preserve">Crayfish and fish were </w:t>
      </w:r>
      <w:r w:rsidR="00805144" w:rsidRPr="006A7723">
        <w:rPr>
          <w:lang w:val="en-US"/>
        </w:rPr>
        <w:t xml:space="preserve">dissected to </w:t>
      </w:r>
      <w:r w:rsidR="00805144">
        <w:rPr>
          <w:lang w:val="en-US"/>
        </w:rPr>
        <w:t>sample</w:t>
      </w:r>
      <w:r w:rsidR="00805144" w:rsidRPr="006A7723">
        <w:rPr>
          <w:lang w:val="en-US"/>
        </w:rPr>
        <w:t xml:space="preserve"> abdom</w:t>
      </w:r>
      <w:r w:rsidR="002D6876">
        <w:rPr>
          <w:lang w:val="en-US"/>
        </w:rPr>
        <w:t>inal</w:t>
      </w:r>
      <w:r w:rsidR="00805144" w:rsidRPr="006A7723">
        <w:rPr>
          <w:lang w:val="en-US"/>
        </w:rPr>
        <w:t xml:space="preserve"> muscle. </w:t>
      </w:r>
      <w:r w:rsidR="00FA1D3E" w:rsidRPr="006A7723">
        <w:rPr>
          <w:lang w:val="en-US"/>
        </w:rPr>
        <w:t xml:space="preserve">We used </w:t>
      </w:r>
      <w:r>
        <w:rPr>
          <w:lang w:val="en-US"/>
        </w:rPr>
        <w:t xml:space="preserve">the </w:t>
      </w:r>
      <w:r w:rsidR="00FA1D3E" w:rsidRPr="006A7723">
        <w:rPr>
          <w:lang w:val="en-US"/>
        </w:rPr>
        <w:t>whole bodies of other m</w:t>
      </w:r>
      <w:r w:rsidR="00ED26A5" w:rsidRPr="006A7723">
        <w:rPr>
          <w:lang w:val="en-US"/>
        </w:rPr>
        <w:t>acroinvertebrates</w:t>
      </w:r>
      <w:r w:rsidR="003E0120">
        <w:rPr>
          <w:lang w:val="en-US"/>
        </w:rPr>
        <w:t xml:space="preserve">, </w:t>
      </w:r>
      <w:r w:rsidR="00244AC4">
        <w:rPr>
          <w:lang w:val="en-US"/>
        </w:rPr>
        <w:t>mollusks</w:t>
      </w:r>
      <w:r w:rsidR="00FA1D3E" w:rsidRPr="006A7723">
        <w:rPr>
          <w:lang w:val="en-US"/>
        </w:rPr>
        <w:t xml:space="preserve"> </w:t>
      </w:r>
      <w:r w:rsidR="00244AC4">
        <w:rPr>
          <w:lang w:val="en-US"/>
        </w:rPr>
        <w:t xml:space="preserve">without </w:t>
      </w:r>
      <w:r w:rsidR="00FA1D3E" w:rsidRPr="006A7723">
        <w:rPr>
          <w:lang w:val="en-US"/>
        </w:rPr>
        <w:t>shells.</w:t>
      </w:r>
      <w:r w:rsidR="00805144">
        <w:rPr>
          <w:lang w:val="en-US"/>
        </w:rPr>
        <w:t xml:space="preserve"> </w:t>
      </w:r>
      <w:r w:rsidR="00FA1D3E" w:rsidRPr="006A7723">
        <w:rPr>
          <w:lang w:val="en-US"/>
        </w:rPr>
        <w:t xml:space="preserve">Zooplankton was sorted from water </w:t>
      </w:r>
      <w:r w:rsidR="00006ECB" w:rsidRPr="006A7723">
        <w:rPr>
          <w:lang w:val="en-US"/>
        </w:rPr>
        <w:t>samples</w:t>
      </w:r>
      <w:r w:rsidR="00D15982" w:rsidRPr="006A7723">
        <w:rPr>
          <w:lang w:val="en-US"/>
        </w:rPr>
        <w:t>.</w:t>
      </w:r>
      <w:r w:rsidR="00FA1D3E" w:rsidRPr="006A7723">
        <w:rPr>
          <w:lang w:val="en-US"/>
        </w:rPr>
        <w:t xml:space="preserve"> </w:t>
      </w:r>
      <w:r w:rsidR="00E344C6" w:rsidRPr="006A7723">
        <w:rPr>
          <w:lang w:val="en-US"/>
        </w:rPr>
        <w:t>All samples were rins</w:t>
      </w:r>
      <w:r w:rsidR="0083138B" w:rsidRPr="006A7723">
        <w:rPr>
          <w:lang w:val="en-US"/>
        </w:rPr>
        <w:t xml:space="preserve">ed with </w:t>
      </w:r>
      <w:r w:rsidR="00E4261E">
        <w:rPr>
          <w:lang w:val="en-US"/>
        </w:rPr>
        <w:t>dei</w:t>
      </w:r>
      <w:r w:rsidR="00713E21">
        <w:rPr>
          <w:lang w:val="en-US"/>
        </w:rPr>
        <w:t>onized</w:t>
      </w:r>
      <w:r w:rsidR="00713E21" w:rsidRPr="006A7723">
        <w:rPr>
          <w:lang w:val="en-US"/>
        </w:rPr>
        <w:t xml:space="preserve"> </w:t>
      </w:r>
      <w:r w:rsidR="0083138B" w:rsidRPr="006A7723">
        <w:rPr>
          <w:lang w:val="en-US"/>
        </w:rPr>
        <w:t xml:space="preserve">water, freeze-dried for 48h, </w:t>
      </w:r>
      <w:r w:rsidR="00474706" w:rsidRPr="006A7723">
        <w:rPr>
          <w:lang w:val="en-US"/>
        </w:rPr>
        <w:t>and</w:t>
      </w:r>
      <w:r w:rsidR="0083138B" w:rsidRPr="006A7723">
        <w:rPr>
          <w:lang w:val="en-US"/>
        </w:rPr>
        <w:t xml:space="preserve"> ground</w:t>
      </w:r>
      <w:r w:rsidR="00E344C6" w:rsidRPr="006A7723">
        <w:rPr>
          <w:lang w:val="en-US"/>
        </w:rPr>
        <w:t>ed</w:t>
      </w:r>
      <w:r w:rsidR="0083138B" w:rsidRPr="006A7723">
        <w:rPr>
          <w:lang w:val="en-US"/>
        </w:rPr>
        <w:t xml:space="preserve"> into powder to </w:t>
      </w:r>
      <w:r w:rsidR="00474706" w:rsidRPr="006A7723">
        <w:rPr>
          <w:lang w:val="en-US"/>
        </w:rPr>
        <w:t>homogenize</w:t>
      </w:r>
      <w:r w:rsidR="0083138B" w:rsidRPr="006A7723">
        <w:rPr>
          <w:lang w:val="en-US"/>
        </w:rPr>
        <w:t xml:space="preserve"> tissues</w:t>
      </w:r>
      <w:r w:rsidR="00E4261E">
        <w:rPr>
          <w:lang w:val="en-US"/>
        </w:rPr>
        <w:t xml:space="preserve"> except amphibian fins and zooplankton </w:t>
      </w:r>
      <w:r w:rsidR="00E4261E" w:rsidRPr="00EA1FBE">
        <w:rPr>
          <w:lang w:val="en-US"/>
        </w:rPr>
        <w:t xml:space="preserve">due to the </w:t>
      </w:r>
      <w:r w:rsidR="00EA1FBE" w:rsidRPr="00EA1FBE">
        <w:rPr>
          <w:lang w:val="en-US"/>
        </w:rPr>
        <w:t>small amount of material</w:t>
      </w:r>
      <w:r w:rsidR="00E4261E" w:rsidRPr="00EA1FBE">
        <w:rPr>
          <w:lang w:val="en-US"/>
        </w:rPr>
        <w:t xml:space="preserve"> available</w:t>
      </w:r>
      <w:r w:rsidR="00E344C6" w:rsidRPr="006A7723">
        <w:rPr>
          <w:lang w:val="en-US"/>
        </w:rPr>
        <w:t xml:space="preserve">. </w:t>
      </w:r>
      <w:r w:rsidR="00EA1FBE">
        <w:rPr>
          <w:lang w:val="en-US"/>
        </w:rPr>
        <w:t>Each sample was</w:t>
      </w:r>
      <w:r w:rsidR="00EA1FBE" w:rsidRPr="006A7723">
        <w:rPr>
          <w:lang w:val="en-US"/>
        </w:rPr>
        <w:t xml:space="preserve"> </w:t>
      </w:r>
      <w:r w:rsidR="00EA1FBE">
        <w:rPr>
          <w:lang w:val="en-US"/>
        </w:rPr>
        <w:t xml:space="preserve">packed in tin capsules: </w:t>
      </w:r>
      <w:r w:rsidR="0028625F">
        <w:rPr>
          <w:lang w:val="en-US"/>
        </w:rPr>
        <w:t>(mean ± SD)</w:t>
      </w:r>
      <w:r w:rsidR="0083138B" w:rsidRPr="006A7723">
        <w:rPr>
          <w:lang w:val="en-US"/>
        </w:rPr>
        <w:t xml:space="preserve"> </w:t>
      </w:r>
      <w:commentRangeStart w:id="19"/>
      <w:r w:rsidR="0028625F">
        <w:rPr>
          <w:lang w:val="en-US"/>
        </w:rPr>
        <w:t>372</w:t>
      </w:r>
      <w:commentRangeEnd w:id="19"/>
      <w:r w:rsidR="00E56BD6">
        <w:rPr>
          <w:rStyle w:val="Marquedecommentaire"/>
        </w:rPr>
        <w:commentReference w:id="19"/>
      </w:r>
      <w:r w:rsidR="00474706" w:rsidRPr="006A7723">
        <w:rPr>
          <w:lang w:val="en-US"/>
        </w:rPr>
        <w:t xml:space="preserve"> </w:t>
      </w:r>
      <w:r w:rsidR="0096280B" w:rsidRPr="006A7723">
        <w:rPr>
          <w:rFonts w:cs="Times New Roman"/>
          <w:lang w:val="en-US"/>
        </w:rPr>
        <w:t>±</w:t>
      </w:r>
      <w:r w:rsidR="0083138B" w:rsidRPr="006A7723">
        <w:rPr>
          <w:lang w:val="en-US"/>
        </w:rPr>
        <w:t xml:space="preserve"> </w:t>
      </w:r>
      <w:r w:rsidR="0028625F">
        <w:rPr>
          <w:lang w:val="en-US"/>
        </w:rPr>
        <w:t>63</w:t>
      </w:r>
      <w:r w:rsidR="0083138B" w:rsidRPr="006A7723">
        <w:rPr>
          <w:lang w:val="en-US"/>
        </w:rPr>
        <w:t xml:space="preserve"> </w:t>
      </w:r>
      <w:r w:rsidR="00474706" w:rsidRPr="006A7723">
        <w:rPr>
          <w:lang w:val="en-US"/>
        </w:rPr>
        <w:t>µ</w:t>
      </w:r>
      <w:r w:rsidR="0070265B" w:rsidRPr="006A7723">
        <w:rPr>
          <w:lang w:val="en-US"/>
        </w:rPr>
        <w:t>g</w:t>
      </w:r>
      <w:r w:rsidR="00E344C6" w:rsidRPr="006A7723">
        <w:rPr>
          <w:lang w:val="en-US"/>
        </w:rPr>
        <w:t xml:space="preserve"> per sample</w:t>
      </w:r>
      <w:r w:rsidR="0070265B" w:rsidRPr="006A7723">
        <w:rPr>
          <w:lang w:val="en-US"/>
        </w:rPr>
        <w:t xml:space="preserve"> for amphibians,</w:t>
      </w:r>
      <w:r w:rsidR="0028625F">
        <w:rPr>
          <w:lang w:val="en-US"/>
        </w:rPr>
        <w:t xml:space="preserve"> 1 013 ± 63 µg for</w:t>
      </w:r>
      <w:r w:rsidR="00E344C6" w:rsidRPr="006A7723">
        <w:rPr>
          <w:lang w:val="en-US"/>
        </w:rPr>
        <w:t xml:space="preserve"> crayfish</w:t>
      </w:r>
      <w:r w:rsidR="0028625F">
        <w:rPr>
          <w:lang w:val="en-US"/>
        </w:rPr>
        <w:t>,</w:t>
      </w:r>
      <w:r w:rsidR="00E344C6" w:rsidRPr="006A7723">
        <w:rPr>
          <w:lang w:val="en-US"/>
        </w:rPr>
        <w:t xml:space="preserve"> </w:t>
      </w:r>
      <w:r w:rsidR="00FF1B00">
        <w:rPr>
          <w:lang w:val="en-US"/>
        </w:rPr>
        <w:t xml:space="preserve">964 ± 208 µg </w:t>
      </w:r>
      <w:r w:rsidR="0028625F">
        <w:rPr>
          <w:lang w:val="en-US"/>
        </w:rPr>
        <w:t>for</w:t>
      </w:r>
      <w:r w:rsidR="00E344C6" w:rsidRPr="006A7723">
        <w:rPr>
          <w:lang w:val="en-US"/>
        </w:rPr>
        <w:t xml:space="preserve"> </w:t>
      </w:r>
      <w:r w:rsidR="00A801A0">
        <w:rPr>
          <w:lang w:val="en-US"/>
        </w:rPr>
        <w:t xml:space="preserve">other </w:t>
      </w:r>
      <w:r w:rsidR="00FF1B00">
        <w:rPr>
          <w:lang w:val="en-US"/>
        </w:rPr>
        <w:t>macro</w:t>
      </w:r>
      <w:r w:rsidR="0070265B" w:rsidRPr="006A7723">
        <w:rPr>
          <w:lang w:val="en-US"/>
        </w:rPr>
        <w:t>invertebrates</w:t>
      </w:r>
      <w:r w:rsidR="0028625F">
        <w:rPr>
          <w:lang w:val="en-US"/>
        </w:rPr>
        <w:t>,</w:t>
      </w:r>
      <w:r w:rsidR="00A801A0">
        <w:rPr>
          <w:lang w:val="en-US"/>
        </w:rPr>
        <w:t xml:space="preserve"> 1 001 ± 53 µg for fish,</w:t>
      </w:r>
      <w:r w:rsidR="0028625F">
        <w:rPr>
          <w:lang w:val="en-US"/>
        </w:rPr>
        <w:t xml:space="preserve"> 1 004 ± 90 for zooplankton, 2 404 ± 929 µg for </w:t>
      </w:r>
      <w:r w:rsidR="00EA1FBE">
        <w:rPr>
          <w:lang w:val="en-US"/>
        </w:rPr>
        <w:t xml:space="preserve">leaf </w:t>
      </w:r>
      <w:r w:rsidR="0028625F">
        <w:rPr>
          <w:lang w:val="en-US"/>
        </w:rPr>
        <w:t>litter</w:t>
      </w:r>
      <w:r w:rsidR="0070265B" w:rsidRPr="006A7723">
        <w:rPr>
          <w:lang w:val="en-US"/>
        </w:rPr>
        <w:t xml:space="preserve"> and </w:t>
      </w:r>
      <w:r w:rsidR="0028625F">
        <w:rPr>
          <w:lang w:val="en-US"/>
        </w:rPr>
        <w:t>2 998</w:t>
      </w:r>
      <w:r w:rsidR="0096280B" w:rsidRPr="006A7723">
        <w:rPr>
          <w:lang w:val="en-US"/>
        </w:rPr>
        <w:t xml:space="preserve"> </w:t>
      </w:r>
      <w:r w:rsidR="0096280B" w:rsidRPr="006A7723">
        <w:rPr>
          <w:rFonts w:cs="Times New Roman"/>
          <w:lang w:val="en-US"/>
        </w:rPr>
        <w:t>±</w:t>
      </w:r>
      <w:r w:rsidR="00474706" w:rsidRPr="006A7723">
        <w:rPr>
          <w:lang w:val="en-US"/>
        </w:rPr>
        <w:t xml:space="preserve"> </w:t>
      </w:r>
      <w:r w:rsidR="0028625F">
        <w:rPr>
          <w:lang w:val="en-US"/>
        </w:rPr>
        <w:t>58</w:t>
      </w:r>
      <w:r w:rsidR="00474706" w:rsidRPr="006A7723">
        <w:rPr>
          <w:lang w:val="en-US"/>
        </w:rPr>
        <w:t xml:space="preserve"> µ</w:t>
      </w:r>
      <w:r w:rsidR="00E344C6" w:rsidRPr="006A7723">
        <w:rPr>
          <w:lang w:val="en-US"/>
        </w:rPr>
        <w:t>g for macrophytes</w:t>
      </w:r>
      <w:r w:rsidR="00C22142">
        <w:rPr>
          <w:lang w:val="en-US"/>
        </w:rPr>
        <w:t xml:space="preserve"> and algae</w:t>
      </w:r>
      <w:r w:rsidR="00797551" w:rsidRPr="006A7723">
        <w:rPr>
          <w:lang w:val="en-US"/>
        </w:rPr>
        <w:t>.</w:t>
      </w:r>
      <w:r w:rsidR="0070265B" w:rsidRPr="006A7723">
        <w:rPr>
          <w:lang w:val="en-US"/>
        </w:rPr>
        <w:t xml:space="preserve"> </w:t>
      </w:r>
      <w:r w:rsidR="00A00FB4" w:rsidRPr="006A7723">
        <w:rPr>
          <w:lang w:val="en-US"/>
        </w:rPr>
        <w:t xml:space="preserve">We </w:t>
      </w:r>
      <w:r w:rsidR="00A00FB4">
        <w:rPr>
          <w:lang w:val="en-US"/>
        </w:rPr>
        <w:t>performed SIA for 765 amphibians (271 agile frogs, 179 European tree frogs, 214 palmate newt and 107 marbled newts),</w:t>
      </w:r>
      <w:r w:rsidR="00A00FB4" w:rsidRPr="006A7723">
        <w:rPr>
          <w:lang w:val="en-US"/>
        </w:rPr>
        <w:t xml:space="preserve"> 4</w:t>
      </w:r>
      <w:r w:rsidR="00A00FB4">
        <w:rPr>
          <w:lang w:val="en-US"/>
        </w:rPr>
        <w:t>23 crayfish (173 juveniles and 250 adults),</w:t>
      </w:r>
      <w:r w:rsidR="00A00FB4" w:rsidRPr="006A7723">
        <w:rPr>
          <w:lang w:val="en-US"/>
        </w:rPr>
        <w:t xml:space="preserve"> </w:t>
      </w:r>
      <w:del w:id="20" w:author="Nadege Belouard" w:date="2019-09-10T16:31:00Z">
        <w:r w:rsidR="00A00FB4" w:rsidRPr="006A7723" w:rsidDel="00E22BF3">
          <w:rPr>
            <w:lang w:val="en-US"/>
          </w:rPr>
          <w:delText xml:space="preserve">129 plant samples (vegetation, </w:delText>
        </w:r>
        <w:r w:rsidR="00A00FB4" w:rsidDel="00E22BF3">
          <w:rPr>
            <w:lang w:val="en-US"/>
          </w:rPr>
          <w:delText xml:space="preserve">leaf </w:delText>
        </w:r>
        <w:r w:rsidR="00A00FB4" w:rsidRPr="006A7723" w:rsidDel="00E22BF3">
          <w:rPr>
            <w:lang w:val="en-US"/>
          </w:rPr>
          <w:delText xml:space="preserve">litter and algae), </w:delText>
        </w:r>
      </w:del>
      <w:r w:rsidR="00A00FB4">
        <w:rPr>
          <w:lang w:val="en-US"/>
        </w:rPr>
        <w:t xml:space="preserve">9 fish </w:t>
      </w:r>
      <w:r w:rsidR="00A00FB4" w:rsidRPr="006A7723">
        <w:rPr>
          <w:lang w:val="en-US"/>
        </w:rPr>
        <w:t xml:space="preserve">and </w:t>
      </w:r>
      <w:r w:rsidR="00A00FB4">
        <w:rPr>
          <w:lang w:val="en-US"/>
        </w:rPr>
        <w:t>368 macroinvertebrates samples among the 20 ponds (</w:t>
      </w:r>
      <w:commentRangeStart w:id="21"/>
      <w:r w:rsidR="00A00FB4">
        <w:rPr>
          <w:lang w:val="en-US"/>
        </w:rPr>
        <w:t xml:space="preserve">Table 1). </w:t>
      </w:r>
      <w:commentRangeEnd w:id="21"/>
      <w:r w:rsidR="00E22BF3">
        <w:rPr>
          <w:rStyle w:val="Marquedecommentaire"/>
        </w:rPr>
        <w:commentReference w:id="21"/>
      </w:r>
      <w:r w:rsidR="00EA1FBE" w:rsidRPr="00D60FA7">
        <w:rPr>
          <w:lang w:val="en-US"/>
        </w:rPr>
        <w:t xml:space="preserve">The stable isotopes of carbon </w:t>
      </w:r>
      <w:r w:rsidR="00667A82">
        <w:rPr>
          <w:lang w:val="en-US"/>
        </w:rPr>
        <w:t>and nitrogen</w:t>
      </w:r>
      <w:r w:rsidR="00A32253" w:rsidRPr="006A7723">
        <w:rPr>
          <w:lang w:val="en-US"/>
        </w:rPr>
        <w:t xml:space="preserve"> were </w:t>
      </w:r>
      <w:r w:rsidR="00667A82">
        <w:rPr>
          <w:lang w:val="en-US"/>
        </w:rPr>
        <w:t>measured</w:t>
      </w:r>
      <w:r w:rsidR="00667A82" w:rsidRPr="006A7723">
        <w:rPr>
          <w:lang w:val="en-US"/>
        </w:rPr>
        <w:t xml:space="preserve"> </w:t>
      </w:r>
      <w:r w:rsidR="00A32253" w:rsidRPr="006A7723">
        <w:rPr>
          <w:lang w:val="en-US"/>
        </w:rPr>
        <w:t xml:space="preserve">at the </w:t>
      </w:r>
      <w:r w:rsidR="00ED26A5" w:rsidRPr="006A7723">
        <w:rPr>
          <w:lang w:val="en-US"/>
        </w:rPr>
        <w:t>Cornell</w:t>
      </w:r>
      <w:r w:rsidR="00A32253" w:rsidRPr="006A7723">
        <w:rPr>
          <w:lang w:val="en-US"/>
        </w:rPr>
        <w:t xml:space="preserve"> Isotope Laboratory (C</w:t>
      </w:r>
      <w:r w:rsidR="00E56BD6">
        <w:rPr>
          <w:lang w:val="en-US"/>
        </w:rPr>
        <w:t>ornel</w:t>
      </w:r>
      <w:r w:rsidR="0060705F">
        <w:rPr>
          <w:lang w:val="en-US"/>
        </w:rPr>
        <w:t>l</w:t>
      </w:r>
      <w:r w:rsidR="00E56BD6">
        <w:rPr>
          <w:lang w:val="en-US"/>
        </w:rPr>
        <w:t xml:space="preserve"> University, Ithaca, NY</w:t>
      </w:r>
      <w:r w:rsidR="00A32253" w:rsidRPr="006A7723">
        <w:rPr>
          <w:lang w:val="en-US"/>
        </w:rPr>
        <w:t>)</w:t>
      </w:r>
      <w:r w:rsidR="00ED26A5" w:rsidRPr="006A7723">
        <w:rPr>
          <w:lang w:val="en-US"/>
        </w:rPr>
        <w:t>.</w:t>
      </w:r>
      <w:r w:rsidR="00FA6A1B" w:rsidRPr="006A7723">
        <w:rPr>
          <w:lang w:val="en-US"/>
        </w:rPr>
        <w:t xml:space="preserve"> Stable isotope </w:t>
      </w:r>
      <w:r w:rsidR="00667A82">
        <w:rPr>
          <w:lang w:val="en-US"/>
        </w:rPr>
        <w:t>ratios</w:t>
      </w:r>
      <w:r w:rsidR="00EA1FBE">
        <w:rPr>
          <w:lang w:val="en-US"/>
        </w:rPr>
        <w:t xml:space="preserve"> </w:t>
      </w:r>
      <w:r w:rsidR="0058409A">
        <w:rPr>
          <w:lang w:val="en-US"/>
        </w:rPr>
        <w:t>we</w:t>
      </w:r>
      <w:r w:rsidR="00FA6A1B" w:rsidRPr="006A7723">
        <w:rPr>
          <w:lang w:val="en-US"/>
        </w:rPr>
        <w:t>re expressed</w:t>
      </w:r>
      <w:r w:rsidR="00FA6A1B" w:rsidRPr="006A7723">
        <w:rPr>
          <w:rFonts w:cstheme="minorHAnsi"/>
          <w:szCs w:val="24"/>
          <w:lang w:val="en-US"/>
        </w:rPr>
        <w:t xml:space="preserve"> using conventional delta notations</w:t>
      </w:r>
      <w:r w:rsidR="00ED26A5" w:rsidRPr="006A7723">
        <w:rPr>
          <w:lang w:val="en-US"/>
        </w:rPr>
        <w:t xml:space="preserve"> </w:t>
      </w:r>
      <w:r w:rsidR="008B5C88" w:rsidRPr="006A7723">
        <w:rPr>
          <w:rFonts w:cstheme="minorHAnsi"/>
          <w:lang w:val="en-US"/>
        </w:rPr>
        <w:t>δ</w:t>
      </w:r>
      <w:r w:rsidR="008B5C88" w:rsidRPr="00A36724">
        <w:rPr>
          <w:vertAlign w:val="superscript"/>
          <w:lang w:val="en-US"/>
        </w:rPr>
        <w:t>15</w:t>
      </w:r>
      <w:r w:rsidR="008B5C88" w:rsidRPr="006A7723">
        <w:rPr>
          <w:lang w:val="en-US"/>
        </w:rPr>
        <w:t xml:space="preserve">N and </w:t>
      </w:r>
      <w:r w:rsidR="008B5C88" w:rsidRPr="006A7723">
        <w:rPr>
          <w:rFonts w:cstheme="minorHAnsi"/>
          <w:lang w:val="en-US"/>
        </w:rPr>
        <w:t>δ</w:t>
      </w:r>
      <w:r w:rsidR="008B5C88" w:rsidRPr="00A36724">
        <w:rPr>
          <w:vertAlign w:val="superscript"/>
          <w:lang w:val="en-US"/>
        </w:rPr>
        <w:t>13</w:t>
      </w:r>
      <w:r w:rsidR="008B5C88" w:rsidRPr="006A7723">
        <w:rPr>
          <w:lang w:val="en-US"/>
        </w:rPr>
        <w:t>C</w:t>
      </w:r>
      <w:r w:rsidR="00FA6A1B" w:rsidRPr="006A7723">
        <w:rPr>
          <w:lang w:val="en-US"/>
        </w:rPr>
        <w:t xml:space="preserve"> </w:t>
      </w:r>
      <w:r w:rsidR="007349FF" w:rsidRPr="006A7723">
        <w:rPr>
          <w:rFonts w:cstheme="minorHAnsi"/>
          <w:szCs w:val="24"/>
          <w:lang w:val="en-US"/>
        </w:rPr>
        <w:t>relative to international standards</w:t>
      </w:r>
      <w:r w:rsidR="007349FF" w:rsidRPr="006A7723">
        <w:rPr>
          <w:lang w:val="en-US"/>
        </w:rPr>
        <w:t xml:space="preserve">, </w:t>
      </w:r>
      <w:r w:rsidR="008A1171" w:rsidRPr="006A7723">
        <w:rPr>
          <w:lang w:val="en-US"/>
        </w:rPr>
        <w:t>Vienna Pee Dee Belemnite</w:t>
      </w:r>
      <w:r w:rsidR="008B5C88" w:rsidRPr="006A7723">
        <w:rPr>
          <w:lang w:val="en-US"/>
        </w:rPr>
        <w:t xml:space="preserve"> </w:t>
      </w:r>
      <w:r w:rsidR="00667A82">
        <w:rPr>
          <w:lang w:val="en-US"/>
        </w:rPr>
        <w:t xml:space="preserve">for carbon </w:t>
      </w:r>
      <w:r w:rsidR="008B5C88" w:rsidRPr="006A7723">
        <w:rPr>
          <w:lang w:val="en-US"/>
        </w:rPr>
        <w:t>an</w:t>
      </w:r>
      <w:r w:rsidR="003A5B54" w:rsidRPr="006A7723">
        <w:rPr>
          <w:lang w:val="en-US"/>
        </w:rPr>
        <w:t xml:space="preserve">d </w:t>
      </w:r>
      <w:r w:rsidR="00667A82">
        <w:rPr>
          <w:lang w:val="en-US"/>
        </w:rPr>
        <w:t xml:space="preserve">atmospheric </w:t>
      </w:r>
      <w:r w:rsidR="003A5B54" w:rsidRPr="006A7723">
        <w:rPr>
          <w:lang w:val="en-US"/>
        </w:rPr>
        <w:t xml:space="preserve">air </w:t>
      </w:r>
      <w:r w:rsidR="00667A82">
        <w:rPr>
          <w:lang w:val="en-US"/>
        </w:rPr>
        <w:t xml:space="preserve">for </w:t>
      </w:r>
      <w:r w:rsidR="003A5B54" w:rsidRPr="006A7723">
        <w:rPr>
          <w:lang w:val="en-US"/>
        </w:rPr>
        <w:t xml:space="preserve">nitrogen, respectively. </w:t>
      </w:r>
      <w:proofErr w:type="gramStart"/>
      <w:r w:rsidR="003A5B54" w:rsidRPr="006A7723">
        <w:rPr>
          <w:lang w:val="en-US"/>
        </w:rPr>
        <w:t>C:</w:t>
      </w:r>
      <w:r w:rsidR="008B5C88" w:rsidRPr="006A7723">
        <w:rPr>
          <w:lang w:val="en-US"/>
        </w:rPr>
        <w:t>N</w:t>
      </w:r>
      <w:proofErr w:type="gramEnd"/>
      <w:r w:rsidR="008B5C88" w:rsidRPr="006A7723">
        <w:rPr>
          <w:lang w:val="en-US"/>
        </w:rPr>
        <w:t xml:space="preserve"> was calcula</w:t>
      </w:r>
      <w:r w:rsidR="00252D02" w:rsidRPr="006A7723">
        <w:rPr>
          <w:lang w:val="en-US"/>
        </w:rPr>
        <w:t xml:space="preserve">ted as </w:t>
      </w:r>
      <w:r w:rsidR="00491BCB" w:rsidRPr="006A7723">
        <w:rPr>
          <w:lang w:val="en-US"/>
        </w:rPr>
        <w:t>the rat</w:t>
      </w:r>
      <w:r w:rsidR="006E17EA">
        <w:rPr>
          <w:lang w:val="en-US"/>
        </w:rPr>
        <w:t>io of elemental composition (%C:</w:t>
      </w:r>
      <w:r w:rsidR="00491BCB" w:rsidRPr="006A7723">
        <w:rPr>
          <w:lang w:val="en-US"/>
        </w:rPr>
        <w:t>%N).</w:t>
      </w:r>
      <w:r w:rsidR="00252D02" w:rsidRPr="006A7723">
        <w:rPr>
          <w:lang w:val="en-US"/>
        </w:rPr>
        <w:t xml:space="preserve"> </w:t>
      </w:r>
      <w:r w:rsidR="00A25BDC" w:rsidRPr="006A7723">
        <w:rPr>
          <w:lang w:val="en-US"/>
        </w:rPr>
        <w:t>In</w:t>
      </w:r>
      <w:r w:rsidR="00593E21" w:rsidRPr="006A7723">
        <w:rPr>
          <w:lang w:val="en-US"/>
        </w:rPr>
        <w:t>-house standards</w:t>
      </w:r>
      <w:r w:rsidR="00A25BDC" w:rsidRPr="006A7723">
        <w:rPr>
          <w:lang w:val="en-US"/>
        </w:rPr>
        <w:t xml:space="preserve"> </w:t>
      </w:r>
      <w:r w:rsidR="00EC5D76" w:rsidRPr="006A7723">
        <w:rPr>
          <w:lang w:val="en-US"/>
        </w:rPr>
        <w:t xml:space="preserve">resulted in a </w:t>
      </w:r>
      <w:r w:rsidR="00E22B1A">
        <w:rPr>
          <w:lang w:val="en-US"/>
        </w:rPr>
        <w:t>measurement</w:t>
      </w:r>
      <w:r w:rsidR="00E22B1A" w:rsidRPr="006A7723">
        <w:rPr>
          <w:lang w:val="en-US"/>
        </w:rPr>
        <w:t xml:space="preserve"> </w:t>
      </w:r>
      <w:r w:rsidR="00EC5D76" w:rsidRPr="006A7723">
        <w:rPr>
          <w:lang w:val="en-US"/>
        </w:rPr>
        <w:t xml:space="preserve">precision of </w:t>
      </w:r>
      <w:r w:rsidR="00E22B1A" w:rsidRPr="006A7723">
        <w:rPr>
          <w:lang w:val="en-US"/>
        </w:rPr>
        <w:t xml:space="preserve">0.14‰ for carbon </w:t>
      </w:r>
      <w:r w:rsidR="00E22B1A">
        <w:rPr>
          <w:lang w:val="en-US"/>
        </w:rPr>
        <w:t xml:space="preserve">and </w:t>
      </w:r>
      <w:r w:rsidR="00331E0F" w:rsidRPr="006A7723">
        <w:rPr>
          <w:lang w:val="en-US"/>
        </w:rPr>
        <w:t>0.0</w:t>
      </w:r>
      <w:r w:rsidR="003B697F" w:rsidRPr="006A7723">
        <w:rPr>
          <w:lang w:val="en-US"/>
        </w:rPr>
        <w:t>7</w:t>
      </w:r>
      <w:r w:rsidR="00593E21" w:rsidRPr="006A7723">
        <w:rPr>
          <w:lang w:val="en-US"/>
        </w:rPr>
        <w:t>‰</w:t>
      </w:r>
      <w:r w:rsidR="00331E0F" w:rsidRPr="006A7723">
        <w:rPr>
          <w:lang w:val="en-US"/>
        </w:rPr>
        <w:t xml:space="preserve"> </w:t>
      </w:r>
      <w:r w:rsidR="00EC5D76" w:rsidRPr="006A7723">
        <w:rPr>
          <w:lang w:val="en-US"/>
        </w:rPr>
        <w:t>for nitrogen</w:t>
      </w:r>
      <w:r w:rsidR="0060705F">
        <w:rPr>
          <w:lang w:val="en-US"/>
        </w:rPr>
        <w:t>.</w:t>
      </w:r>
    </w:p>
    <w:p w14:paraId="0FDD4E2E" w14:textId="65BDFAB7" w:rsidR="000224D1" w:rsidRDefault="000224D1" w:rsidP="000224D1">
      <w:pPr>
        <w:pStyle w:val="Titre2"/>
        <w:rPr>
          <w:lang w:val="en-US"/>
        </w:rPr>
      </w:pPr>
      <w:r>
        <w:rPr>
          <w:lang w:val="en-US"/>
        </w:rPr>
        <w:t>Data analyses</w:t>
      </w:r>
    </w:p>
    <w:p w14:paraId="60528B12" w14:textId="30E2E22F" w:rsidR="00D26905" w:rsidRDefault="005B5876" w:rsidP="00512CD3">
      <w:pPr>
        <w:rPr>
          <w:lang w:val="en-US"/>
        </w:rPr>
      </w:pPr>
      <w:r>
        <w:rPr>
          <w:rFonts w:cs="Times New Roman"/>
          <w:szCs w:val="24"/>
        </w:rPr>
        <w:t>T</w:t>
      </w:r>
      <w:r w:rsidR="00C57927">
        <w:rPr>
          <w:rFonts w:cs="Times New Roman"/>
          <w:szCs w:val="24"/>
        </w:rPr>
        <w:t xml:space="preserve">he </w:t>
      </w:r>
      <w:r w:rsidR="000F49A9" w:rsidRPr="006A7723">
        <w:rPr>
          <w:lang w:val="en-US"/>
        </w:rPr>
        <w:t>δ</w:t>
      </w:r>
      <w:r w:rsidR="000F49A9" w:rsidRPr="006E17EA">
        <w:rPr>
          <w:vertAlign w:val="superscript"/>
          <w:lang w:val="en-US"/>
        </w:rPr>
        <w:t>13</w:t>
      </w:r>
      <w:r w:rsidR="000F49A9" w:rsidRPr="006A7723">
        <w:rPr>
          <w:lang w:val="en-US"/>
        </w:rPr>
        <w:t>C</w:t>
      </w:r>
      <w:r w:rsidR="000F49A9">
        <w:rPr>
          <w:lang w:val="en-US"/>
        </w:rPr>
        <w:t xml:space="preserve"> ratios </w:t>
      </w:r>
      <w:r w:rsidR="00C57927">
        <w:rPr>
          <w:lang w:val="en-US"/>
        </w:rPr>
        <w:t xml:space="preserve">of animal taxa </w:t>
      </w:r>
      <w:r w:rsidR="000F49A9">
        <w:rPr>
          <w:lang w:val="en-US"/>
        </w:rPr>
        <w:t xml:space="preserve">were lipid-corrected </w:t>
      </w:r>
      <w:r w:rsidR="000408D9" w:rsidRPr="006A7723">
        <w:rPr>
          <w:lang w:val="en-US"/>
        </w:rPr>
        <w:t xml:space="preserve">following </w:t>
      </w:r>
      <w:r w:rsidR="00F325AF">
        <w:rPr>
          <w:lang w:val="en-US"/>
        </w:rPr>
        <w:t xml:space="preserve">the equation of </w:t>
      </w:r>
      <w:r w:rsidR="000408D9" w:rsidRPr="006A7723">
        <w:rPr>
          <w:lang w:val="en-US"/>
        </w:rPr>
        <w:t>Post et al.</w:t>
      </w:r>
      <w:r w:rsidR="00FD72A2" w:rsidRPr="006A7723">
        <w:rPr>
          <w:lang w:val="en-US"/>
        </w:rPr>
        <w:t xml:space="preserve"> </w:t>
      </w:r>
      <w:r w:rsidR="00FD72A2" w:rsidRPr="00A801A0">
        <w:rPr>
          <w:lang w:val="en-US"/>
        </w:rPr>
        <w:fldChar w:fldCharType="begin"/>
      </w:r>
      <w:r w:rsidR="00CD2EB3">
        <w:rPr>
          <w:lang w:val="en-US"/>
        </w:rPr>
        <w:instrText xml:space="preserve"> ADDIN ZOTERO_ITEM CSL_CITATION {"citationID":"0gZT2MN6","properties":{"formattedCitation":"(2007)","plainCitation":"(2007)","noteIndex":0},"citationItems":[{"id":2304,"uris":["http://zotero.org/users/4941387/items/2ANYRWBC"],"uri":["http://zotero.org/users/4941387/items/2ANYRWBC"],"itemData":{"id":2304,"type":"article-journal","title":"Getting to the fat of the matter: models, methods and assumptions for dealing with lipids in stable isotope analyses","container-title":"Oecologia","page":"179-189","volume":"152","issue":"1","source":"Crossref","DOI":"10.1007/s00442-006-0630-x","ISSN":"0029-8549, 1432-1939","title-short":"Getting to the fat of the matter","language":"en","author":[{"family":"Post","given":"David M."},{"family":"Layman","given":"Craig A."},{"family":"Arrington","given":"D. Albrey"},{"family":"Takimoto","given":"Gaku"},{"family":"Quattrochi","given":"John"},{"family":"Montaña","given":"Carman G."}],"issued":{"date-parts":[["2007",4,12]]}},"suppress-author":true}],"schema":"https://github.com/citation-style-language/schema/raw/master/csl-citation.json"} </w:instrText>
      </w:r>
      <w:r w:rsidR="00FD72A2" w:rsidRPr="00A801A0">
        <w:rPr>
          <w:lang w:val="en-US"/>
        </w:rPr>
        <w:fldChar w:fldCharType="separate"/>
      </w:r>
      <w:r w:rsidR="00FD72A2" w:rsidRPr="00A801A0">
        <w:rPr>
          <w:rFonts w:cs="Times New Roman"/>
          <w:lang w:val="en-US"/>
        </w:rPr>
        <w:t>(2007)</w:t>
      </w:r>
      <w:r w:rsidR="00FD72A2" w:rsidRPr="00A801A0">
        <w:rPr>
          <w:lang w:val="en-US"/>
        </w:rPr>
        <w:fldChar w:fldCharType="end"/>
      </w:r>
      <w:r w:rsidR="00E167A6">
        <w:rPr>
          <w:lang w:val="en-US"/>
        </w:rPr>
        <w:t>, and t</w:t>
      </w:r>
      <w:r w:rsidR="00247C20" w:rsidRPr="00A801A0">
        <w:rPr>
          <w:lang w:val="en-US"/>
        </w:rPr>
        <w:t>he</w:t>
      </w:r>
      <w:r w:rsidR="00247C20" w:rsidRPr="006A7723">
        <w:rPr>
          <w:lang w:val="en-US"/>
        </w:rPr>
        <w:t xml:space="preserve"> sta</w:t>
      </w:r>
      <w:r w:rsidR="00B87085">
        <w:rPr>
          <w:lang w:val="en-US"/>
        </w:rPr>
        <w:t xml:space="preserve">ble isotope values </w:t>
      </w:r>
      <w:r w:rsidR="000F49A9">
        <w:rPr>
          <w:lang w:val="en-US"/>
        </w:rPr>
        <w:t xml:space="preserve">in </w:t>
      </w:r>
      <w:r w:rsidR="00B87085">
        <w:rPr>
          <w:lang w:val="en-US"/>
        </w:rPr>
        <w:t>amphibian muscle were estimated</w:t>
      </w:r>
      <w:r w:rsidR="00C57927">
        <w:rPr>
          <w:lang w:val="en-US"/>
        </w:rPr>
        <w:t xml:space="preserve"> from the values of the fin samples</w:t>
      </w:r>
      <w:r w:rsidR="00B87085">
        <w:rPr>
          <w:lang w:val="en-US"/>
        </w:rPr>
        <w:t xml:space="preserve"> following the </w:t>
      </w:r>
      <w:r w:rsidR="00F325AF">
        <w:rPr>
          <w:lang w:val="en-US"/>
        </w:rPr>
        <w:lastRenderedPageBreak/>
        <w:t xml:space="preserve">specific </w:t>
      </w:r>
      <w:r w:rsidR="00B87085">
        <w:rPr>
          <w:lang w:val="en-US"/>
        </w:rPr>
        <w:t>equations</w:t>
      </w:r>
      <w:r w:rsidR="00F325AF">
        <w:rPr>
          <w:lang w:val="en-US"/>
        </w:rPr>
        <w:t xml:space="preserve"> established</w:t>
      </w:r>
      <w:r w:rsidR="00B87085">
        <w:rPr>
          <w:lang w:val="en-US"/>
        </w:rPr>
        <w:t xml:space="preserve"> </w:t>
      </w:r>
      <w:r w:rsidR="00B87085" w:rsidRPr="008346AD">
        <w:rPr>
          <w:lang w:val="en-US"/>
        </w:rPr>
        <w:t xml:space="preserve">in </w:t>
      </w:r>
      <w:r w:rsidR="00E146AC" w:rsidRPr="008346AD">
        <w:rPr>
          <w:lang w:val="en-US"/>
        </w:rPr>
        <w:t xml:space="preserve">Bélouard et al. </w:t>
      </w:r>
      <w:r w:rsidR="008346AD">
        <w:rPr>
          <w:highlight w:val="yellow"/>
          <w:lang w:val="en-US"/>
        </w:rPr>
        <w:fldChar w:fldCharType="begin"/>
      </w:r>
      <w:r w:rsidR="00B44726">
        <w:rPr>
          <w:highlight w:val="yellow"/>
          <w:lang w:val="en-US"/>
        </w:rPr>
        <w:instrText xml:space="preserve"> ADDIN ZOTERO_ITEM CSL_CITATION {"citationID":"7usF3hMW","properties":{"formattedCitation":"(2018a)","plainCitation":"(2018a)","noteIndex":0},"citationItems":[{"id":3113,"uris":["http://zotero.org/users/4941387/items/QME9P7WA"],"uri":["http://zotero.org/users/4941387/items/QME9P7WA"],"itemData":{"id":3113,"type":"article-journal","title":"Fins are relevant non-lethal surrogates for muscle to measure stable isotopes in amphibians","container-title":"submitted","author":[{"family":"Bélouard","given":"Nadège"},{"family":"Petit","given":"Eric J."},{"family":"Huteau","given":"Dominique"},{"family":"Oger","given":"Adrien"},{"family":"Paillisson","given":"Jean-Marc"}],"issued":{"date-parts":[["2018"]]}},"suppress-author":true}],"schema":"https://github.com/citation-style-language/schema/raw/master/csl-citation.json"} </w:instrText>
      </w:r>
      <w:r w:rsidR="008346AD">
        <w:rPr>
          <w:highlight w:val="yellow"/>
          <w:lang w:val="en-US"/>
        </w:rPr>
        <w:fldChar w:fldCharType="separate"/>
      </w:r>
      <w:r w:rsidR="00B44726" w:rsidRPr="00B44726">
        <w:rPr>
          <w:rFonts w:cs="Times New Roman"/>
        </w:rPr>
        <w:t>(2018a)</w:t>
      </w:r>
      <w:r w:rsidR="008346AD">
        <w:rPr>
          <w:highlight w:val="yellow"/>
          <w:lang w:val="en-US"/>
        </w:rPr>
        <w:fldChar w:fldCharType="end"/>
      </w:r>
      <w:r w:rsidR="00247C20" w:rsidRPr="006A7723">
        <w:rPr>
          <w:lang w:val="en-US"/>
        </w:rPr>
        <w:t>.</w:t>
      </w:r>
      <w:r w:rsidR="004F34EA" w:rsidRPr="006A7723">
        <w:rPr>
          <w:lang w:val="en-US"/>
        </w:rPr>
        <w:t xml:space="preserve"> </w:t>
      </w:r>
      <w:r w:rsidR="00C329AF">
        <w:rPr>
          <w:lang w:val="en-US"/>
        </w:rPr>
        <w:t>The</w:t>
      </w:r>
      <w:r w:rsidR="00CD3A25" w:rsidRPr="006A7723">
        <w:rPr>
          <w:lang w:val="en-US"/>
        </w:rPr>
        <w:t xml:space="preserve"> </w:t>
      </w:r>
      <w:r w:rsidR="00A15C0F" w:rsidRPr="006A7723">
        <w:rPr>
          <w:lang w:val="en-US"/>
        </w:rPr>
        <w:t>isotope ratios</w:t>
      </w:r>
      <w:r w:rsidR="008B5C88" w:rsidRPr="006A7723">
        <w:rPr>
          <w:lang w:val="en-US"/>
        </w:rPr>
        <w:t xml:space="preserve"> </w:t>
      </w:r>
      <w:r w:rsidR="000F49A9">
        <w:rPr>
          <w:lang w:val="en-US"/>
        </w:rPr>
        <w:t xml:space="preserve">of all members of food webs </w:t>
      </w:r>
      <w:r w:rsidR="008B5C88" w:rsidRPr="006A7723">
        <w:rPr>
          <w:lang w:val="en-US"/>
        </w:rPr>
        <w:t>were</w:t>
      </w:r>
      <w:r w:rsidR="00E167A6">
        <w:rPr>
          <w:lang w:val="en-US"/>
        </w:rPr>
        <w:t xml:space="preserve"> then</w:t>
      </w:r>
      <w:r w:rsidR="008B5C88" w:rsidRPr="006A7723">
        <w:rPr>
          <w:lang w:val="en-US"/>
        </w:rPr>
        <w:t xml:space="preserve"> </w:t>
      </w:r>
      <w:r w:rsidR="00C329AF">
        <w:rPr>
          <w:lang w:val="en-US"/>
        </w:rPr>
        <w:t xml:space="preserve">standardized </w:t>
      </w:r>
      <w:r w:rsidR="00A15C0F" w:rsidRPr="006A7723">
        <w:rPr>
          <w:lang w:val="en-US"/>
        </w:rPr>
        <w:t xml:space="preserve">to </w:t>
      </w:r>
      <w:r w:rsidR="00CD3A25" w:rsidRPr="006A7723">
        <w:rPr>
          <w:lang w:val="en-US"/>
        </w:rPr>
        <w:t xml:space="preserve">allow comparisons </w:t>
      </w:r>
      <w:r w:rsidR="008B5C88" w:rsidRPr="006A7723">
        <w:rPr>
          <w:lang w:val="en-US"/>
        </w:rPr>
        <w:t xml:space="preserve">between </w:t>
      </w:r>
      <w:r w:rsidR="00C329AF">
        <w:rPr>
          <w:lang w:val="en-US"/>
        </w:rPr>
        <w:t>ponds</w:t>
      </w:r>
      <w:r w:rsidR="00A15C0F" w:rsidRPr="006A7723">
        <w:rPr>
          <w:lang w:val="en-US"/>
        </w:rPr>
        <w:t xml:space="preserve">. Individual trophic positions </w:t>
      </w:r>
      <w:r w:rsidR="00D26905">
        <w:rPr>
          <w:lang w:val="en-US"/>
        </w:rPr>
        <w:t xml:space="preserve">(TP) </w:t>
      </w:r>
      <w:r w:rsidR="00A15C0F" w:rsidRPr="006A7723">
        <w:rPr>
          <w:lang w:val="en-US"/>
        </w:rPr>
        <w:t xml:space="preserve">were </w:t>
      </w:r>
      <w:r w:rsidR="00DF6A8C">
        <w:rPr>
          <w:lang w:val="en-US"/>
        </w:rPr>
        <w:t>calculated</w:t>
      </w:r>
      <w:r w:rsidR="00DF6A8C" w:rsidRPr="006A7723">
        <w:rPr>
          <w:lang w:val="en-US"/>
        </w:rPr>
        <w:t xml:space="preserve"> </w:t>
      </w:r>
      <w:r w:rsidR="00A15C0F" w:rsidRPr="006A7723">
        <w:rPr>
          <w:lang w:val="en-US"/>
        </w:rPr>
        <w:t xml:space="preserve">using a </w:t>
      </w:r>
      <w:r w:rsidR="00CD3A25" w:rsidRPr="006A7723">
        <w:rPr>
          <w:lang w:val="en-US"/>
        </w:rPr>
        <w:t xml:space="preserve">baseline </w:t>
      </w:r>
      <w:r w:rsidR="00DF6A8C">
        <w:rPr>
          <w:lang w:val="en-US"/>
        </w:rPr>
        <w:t>composed</w:t>
      </w:r>
      <w:r w:rsidR="00CD3A25" w:rsidRPr="006A7723">
        <w:rPr>
          <w:lang w:val="en-US"/>
        </w:rPr>
        <w:t xml:space="preserve"> of primary consumers</w:t>
      </w:r>
      <w:r w:rsidR="00DA389F" w:rsidRPr="006A7723">
        <w:rPr>
          <w:lang w:val="en-US"/>
        </w:rPr>
        <w:t>:</w:t>
      </w:r>
      <w:r w:rsidR="00267D58" w:rsidRPr="006A7723">
        <w:rPr>
          <w:lang w:val="en-US"/>
        </w:rPr>
        <w:t xml:space="preserve"> the scrappers</w:t>
      </w:r>
      <w:r w:rsidR="00DA389F" w:rsidRPr="006A7723">
        <w:rPr>
          <w:lang w:val="en-US"/>
        </w:rPr>
        <w:t xml:space="preserve"> </w:t>
      </w:r>
      <w:proofErr w:type="spellStart"/>
      <w:r w:rsidR="00267D58" w:rsidRPr="006A7723">
        <w:rPr>
          <w:i/>
          <w:lang w:val="en-US"/>
        </w:rPr>
        <w:t>P</w:t>
      </w:r>
      <w:r w:rsidR="008B5C88" w:rsidRPr="006A7723">
        <w:rPr>
          <w:i/>
          <w:lang w:val="en-US"/>
        </w:rPr>
        <w:t>hysa</w:t>
      </w:r>
      <w:proofErr w:type="spellEnd"/>
      <w:r w:rsidR="00267D58" w:rsidRPr="006A7723">
        <w:rPr>
          <w:i/>
          <w:lang w:val="en-US"/>
        </w:rPr>
        <w:t xml:space="preserve"> acuta</w:t>
      </w:r>
      <w:r w:rsidR="008B5C88" w:rsidRPr="006A7723">
        <w:rPr>
          <w:lang w:val="en-US"/>
        </w:rPr>
        <w:t xml:space="preserve"> </w:t>
      </w:r>
      <w:r w:rsidR="00490120" w:rsidRPr="006A7723">
        <w:rPr>
          <w:lang w:val="en-US"/>
        </w:rPr>
        <w:t>(</w:t>
      </w:r>
      <w:r w:rsidR="00490120" w:rsidRPr="006A7723">
        <w:rPr>
          <w:i/>
          <w:lang w:val="en-US"/>
        </w:rPr>
        <w:t>n</w:t>
      </w:r>
      <w:r w:rsidR="00490120" w:rsidRPr="006A7723">
        <w:rPr>
          <w:lang w:val="en-US"/>
        </w:rPr>
        <w:t xml:space="preserve"> = 0</w:t>
      </w:r>
      <w:r w:rsidR="00267D58" w:rsidRPr="006A7723">
        <w:rPr>
          <w:lang w:val="en-US"/>
        </w:rPr>
        <w:t>–</w:t>
      </w:r>
      <w:r w:rsidR="00490120" w:rsidRPr="006A7723">
        <w:rPr>
          <w:lang w:val="en-US"/>
        </w:rPr>
        <w:t>3</w:t>
      </w:r>
      <w:r w:rsidR="00267D58" w:rsidRPr="006A7723">
        <w:rPr>
          <w:lang w:val="en-US"/>
        </w:rPr>
        <w:t xml:space="preserve"> samples</w:t>
      </w:r>
      <w:r w:rsidR="00490120" w:rsidRPr="006A7723">
        <w:rPr>
          <w:lang w:val="en-US"/>
        </w:rPr>
        <w:t>)</w:t>
      </w:r>
      <w:r w:rsidR="00267D58" w:rsidRPr="006A7723">
        <w:rPr>
          <w:lang w:val="en-US"/>
        </w:rPr>
        <w:t>,</w:t>
      </w:r>
      <w:r w:rsidR="00490120" w:rsidRPr="006A7723">
        <w:rPr>
          <w:lang w:val="en-US"/>
        </w:rPr>
        <w:t xml:space="preserve"> </w:t>
      </w:r>
      <w:r w:rsidR="008B5C88" w:rsidRPr="006A7723">
        <w:rPr>
          <w:lang w:val="en-US"/>
        </w:rPr>
        <w:t>and</w:t>
      </w:r>
      <w:r w:rsidR="00267D58" w:rsidRPr="006A7723">
        <w:rPr>
          <w:lang w:val="en-US"/>
        </w:rPr>
        <w:t xml:space="preserve"> the filterers </w:t>
      </w:r>
      <w:proofErr w:type="spellStart"/>
      <w:r w:rsidR="00267D58" w:rsidRPr="006A7723">
        <w:rPr>
          <w:i/>
          <w:lang w:val="en-US"/>
        </w:rPr>
        <w:t>C</w:t>
      </w:r>
      <w:r w:rsidR="008B5C88" w:rsidRPr="006A7723">
        <w:rPr>
          <w:i/>
          <w:lang w:val="en-US"/>
        </w:rPr>
        <w:t>orbicul</w:t>
      </w:r>
      <w:r w:rsidR="00321D49">
        <w:rPr>
          <w:i/>
          <w:lang w:val="en-US"/>
        </w:rPr>
        <w:t>idae</w:t>
      </w:r>
      <w:proofErr w:type="spellEnd"/>
      <w:r w:rsidR="00490120" w:rsidRPr="006A7723">
        <w:rPr>
          <w:lang w:val="en-US"/>
        </w:rPr>
        <w:t xml:space="preserve"> (</w:t>
      </w:r>
      <w:r w:rsidR="00490120" w:rsidRPr="006A7723">
        <w:rPr>
          <w:i/>
          <w:lang w:val="en-US"/>
        </w:rPr>
        <w:t>n</w:t>
      </w:r>
      <w:r w:rsidR="00490120" w:rsidRPr="006A7723">
        <w:rPr>
          <w:lang w:val="en-US"/>
        </w:rPr>
        <w:t xml:space="preserve"> = 0</w:t>
      </w:r>
      <w:r w:rsidR="00267D58" w:rsidRPr="006A7723">
        <w:rPr>
          <w:lang w:val="en-US"/>
        </w:rPr>
        <w:t>–</w:t>
      </w:r>
      <w:r w:rsidR="00490120" w:rsidRPr="006A7723">
        <w:rPr>
          <w:lang w:val="en-US"/>
        </w:rPr>
        <w:t>3</w:t>
      </w:r>
      <w:r w:rsidR="00267D58" w:rsidRPr="006A7723">
        <w:rPr>
          <w:lang w:val="en-US"/>
        </w:rPr>
        <w:t xml:space="preserve"> samples</w:t>
      </w:r>
      <w:r w:rsidR="00490120" w:rsidRPr="006A7723">
        <w:rPr>
          <w:lang w:val="en-US"/>
        </w:rPr>
        <w:t>)</w:t>
      </w:r>
      <w:r w:rsidR="00DA389F" w:rsidRPr="006A7723">
        <w:rPr>
          <w:lang w:val="en-US"/>
        </w:rPr>
        <w:t xml:space="preserve">, </w:t>
      </w:r>
      <w:r w:rsidR="00267D58" w:rsidRPr="006A7723">
        <w:rPr>
          <w:lang w:val="en-US"/>
        </w:rPr>
        <w:t>for</w:t>
      </w:r>
      <w:r w:rsidR="00DA389F" w:rsidRPr="006A7723">
        <w:rPr>
          <w:lang w:val="en-US"/>
        </w:rPr>
        <w:t xml:space="preserve"> a total of 2 to 6 </w:t>
      </w:r>
      <w:r w:rsidR="00F2541E" w:rsidRPr="006A7723">
        <w:rPr>
          <w:lang w:val="en-US"/>
        </w:rPr>
        <w:t xml:space="preserve">samples per </w:t>
      </w:r>
      <w:proofErr w:type="spellStart"/>
      <w:r w:rsidR="00F2541E" w:rsidRPr="006A7723">
        <w:rPr>
          <w:lang w:val="en-US"/>
        </w:rPr>
        <w:t>pond</w:t>
      </w:r>
      <w:proofErr w:type="spellEnd"/>
      <w:r w:rsidR="00F2541E" w:rsidRPr="006A7723">
        <w:rPr>
          <w:lang w:val="en-US"/>
        </w:rPr>
        <w:t xml:space="preserve">. </w:t>
      </w:r>
      <w:r w:rsidR="00512CD3">
        <w:rPr>
          <w:lang w:val="en-US"/>
        </w:rPr>
        <w:t xml:space="preserve">In the absence of these taxa, we alternatively used </w:t>
      </w:r>
      <w:r w:rsidR="007B6D4F">
        <w:rPr>
          <w:lang w:val="en-US"/>
        </w:rPr>
        <w:t>zooplankton (</w:t>
      </w:r>
      <w:r w:rsidR="00F2541E" w:rsidRPr="006A7723">
        <w:rPr>
          <w:i/>
          <w:lang w:val="en-US"/>
        </w:rPr>
        <w:t>n</w:t>
      </w:r>
      <w:r w:rsidR="00F2541E" w:rsidRPr="006A7723">
        <w:rPr>
          <w:lang w:val="en-US"/>
        </w:rPr>
        <w:t xml:space="preserve"> = 3</w:t>
      </w:r>
      <w:r w:rsidR="007B6D4F">
        <w:rPr>
          <w:lang w:val="en-US"/>
        </w:rPr>
        <w:t>) and</w:t>
      </w:r>
      <w:r w:rsidR="00F2541E" w:rsidRPr="006A7723">
        <w:rPr>
          <w:lang w:val="en-US"/>
        </w:rPr>
        <w:t xml:space="preserve"> </w:t>
      </w:r>
      <w:r w:rsidR="00F2541E" w:rsidRPr="006A7723">
        <w:rPr>
          <w:i/>
          <w:lang w:val="en-US"/>
        </w:rPr>
        <w:t xml:space="preserve">Gammarus </w:t>
      </w:r>
      <w:proofErr w:type="spellStart"/>
      <w:r w:rsidR="00F2541E" w:rsidRPr="006A7723">
        <w:rPr>
          <w:i/>
          <w:lang w:val="en-US"/>
        </w:rPr>
        <w:t>gammarus</w:t>
      </w:r>
      <w:proofErr w:type="spellEnd"/>
      <w:r w:rsidR="00F2541E" w:rsidRPr="006A7723">
        <w:rPr>
          <w:lang w:val="en-US"/>
        </w:rPr>
        <w:t xml:space="preserve"> </w:t>
      </w:r>
      <w:r w:rsidR="007B6D4F">
        <w:rPr>
          <w:lang w:val="en-US"/>
        </w:rPr>
        <w:t>(</w:t>
      </w:r>
      <w:r w:rsidR="007B6D4F" w:rsidRPr="007B6D4F">
        <w:rPr>
          <w:i/>
          <w:lang w:val="en-US"/>
        </w:rPr>
        <w:t>n</w:t>
      </w:r>
      <w:r w:rsidR="007B6D4F">
        <w:rPr>
          <w:lang w:val="en-US"/>
        </w:rPr>
        <w:t xml:space="preserve"> = 3) in</w:t>
      </w:r>
      <w:r w:rsidR="00F2541E" w:rsidRPr="006A7723">
        <w:rPr>
          <w:lang w:val="en-US"/>
        </w:rPr>
        <w:t xml:space="preserve"> </w:t>
      </w:r>
      <w:r>
        <w:rPr>
          <w:lang w:val="en-US"/>
        </w:rPr>
        <w:t xml:space="preserve">the pond </w:t>
      </w:r>
      <w:r w:rsidR="00F2541E" w:rsidRPr="006A7723">
        <w:rPr>
          <w:lang w:val="en-US"/>
        </w:rPr>
        <w:t xml:space="preserve">MK, and </w:t>
      </w:r>
      <w:r w:rsidR="007B6D4F">
        <w:rPr>
          <w:lang w:val="en-US"/>
        </w:rPr>
        <w:t>zooplankton (</w:t>
      </w:r>
      <w:r w:rsidR="00F2541E" w:rsidRPr="006A7723">
        <w:rPr>
          <w:i/>
          <w:lang w:val="en-US"/>
        </w:rPr>
        <w:t>n</w:t>
      </w:r>
      <w:r w:rsidR="00F2541E" w:rsidRPr="006A7723">
        <w:rPr>
          <w:lang w:val="en-US"/>
        </w:rPr>
        <w:t xml:space="preserve"> = 1</w:t>
      </w:r>
      <w:r w:rsidR="00512CD3">
        <w:rPr>
          <w:lang w:val="en-US"/>
        </w:rPr>
        <w:t>)</w:t>
      </w:r>
      <w:r w:rsidR="00F2541E" w:rsidRPr="006A7723">
        <w:rPr>
          <w:lang w:val="en-US"/>
        </w:rPr>
        <w:t xml:space="preserve"> in</w:t>
      </w:r>
      <w:r>
        <w:rPr>
          <w:lang w:val="en-US"/>
        </w:rPr>
        <w:t xml:space="preserve"> the pond</w:t>
      </w:r>
      <w:r w:rsidR="00F2541E" w:rsidRPr="006A7723">
        <w:rPr>
          <w:lang w:val="en-US"/>
        </w:rPr>
        <w:t xml:space="preserve"> M949. </w:t>
      </w:r>
      <w:r w:rsidR="007B6D4F">
        <w:rPr>
          <w:lang w:val="en-US"/>
        </w:rPr>
        <w:t>Special a</w:t>
      </w:r>
      <w:r w:rsidR="00F2541E" w:rsidRPr="006A7723">
        <w:rPr>
          <w:lang w:val="en-US"/>
        </w:rPr>
        <w:t>ttention w</w:t>
      </w:r>
      <w:r w:rsidR="00BE31F8" w:rsidRPr="006A7723">
        <w:rPr>
          <w:lang w:val="en-US"/>
        </w:rPr>
        <w:t xml:space="preserve">as paid to verify </w:t>
      </w:r>
      <w:r w:rsidR="00D26905">
        <w:rPr>
          <w:lang w:val="en-US"/>
        </w:rPr>
        <w:t>that</w:t>
      </w:r>
      <w:r w:rsidR="007B6D4F">
        <w:rPr>
          <w:lang w:val="en-US"/>
        </w:rPr>
        <w:t xml:space="preserve"> </w:t>
      </w:r>
      <w:r w:rsidR="00BE31F8" w:rsidRPr="006A7723">
        <w:rPr>
          <w:lang w:val="en-US"/>
        </w:rPr>
        <w:t xml:space="preserve">these </w:t>
      </w:r>
      <w:r w:rsidR="00D26905">
        <w:rPr>
          <w:lang w:val="en-US"/>
        </w:rPr>
        <w:t xml:space="preserve">two </w:t>
      </w:r>
      <w:r w:rsidR="00BE31F8" w:rsidRPr="006A7723">
        <w:rPr>
          <w:lang w:val="en-US"/>
        </w:rPr>
        <w:t>ponds were not responsible for</w:t>
      </w:r>
      <w:r w:rsidR="00F2541E" w:rsidRPr="006A7723">
        <w:rPr>
          <w:lang w:val="en-US"/>
        </w:rPr>
        <w:t xml:space="preserve"> </w:t>
      </w:r>
      <w:r w:rsidR="00D26905">
        <w:rPr>
          <w:lang w:val="en-US"/>
        </w:rPr>
        <w:t xml:space="preserve">any </w:t>
      </w:r>
      <w:r w:rsidR="00F2541E" w:rsidRPr="006A7723">
        <w:rPr>
          <w:lang w:val="en-US"/>
        </w:rPr>
        <w:t xml:space="preserve">particular </w:t>
      </w:r>
      <w:r w:rsidR="00D26905" w:rsidRPr="006A7723">
        <w:rPr>
          <w:lang w:val="en-US"/>
        </w:rPr>
        <w:t>tendenc</w:t>
      </w:r>
      <w:r w:rsidR="00D26905">
        <w:rPr>
          <w:lang w:val="en-US"/>
        </w:rPr>
        <w:t xml:space="preserve">y in </w:t>
      </w:r>
      <w:r w:rsidR="006A2F50">
        <w:rPr>
          <w:lang w:val="en-US"/>
        </w:rPr>
        <w:t xml:space="preserve">the </w:t>
      </w:r>
      <w:r w:rsidR="00D26905">
        <w:rPr>
          <w:lang w:val="en-US"/>
        </w:rPr>
        <w:t>subsequent statistical</w:t>
      </w:r>
      <w:r w:rsidR="00F2541E" w:rsidRPr="006A7723">
        <w:rPr>
          <w:lang w:val="en-US"/>
        </w:rPr>
        <w:t xml:space="preserve"> analyses.</w:t>
      </w:r>
      <w:r w:rsidR="00490120" w:rsidRPr="006A7723">
        <w:rPr>
          <w:lang w:val="en-US"/>
        </w:rPr>
        <w:t xml:space="preserve"> </w:t>
      </w:r>
      <w:r w:rsidR="00227F4E" w:rsidRPr="006A7723">
        <w:rPr>
          <w:lang w:val="en-US"/>
        </w:rPr>
        <w:t>Trophic position was calculated as</w:t>
      </w:r>
      <w:r w:rsidR="00D26905">
        <w:rPr>
          <w:lang w:val="en-US"/>
        </w:rPr>
        <w:t>:</w:t>
      </w:r>
    </w:p>
    <w:p w14:paraId="7FE1064C" w14:textId="7839870E" w:rsidR="00D26905" w:rsidRDefault="008B5C88" w:rsidP="004F34EA">
      <w:pPr>
        <w:rPr>
          <w:lang w:val="en-US"/>
        </w:rPr>
      </w:pPr>
      <w:r w:rsidRPr="006A7723">
        <w:rPr>
          <w:lang w:val="en-US"/>
        </w:rPr>
        <w:t xml:space="preserve">TP = </w:t>
      </w:r>
      <w:r w:rsidRPr="006A7723">
        <w:rPr>
          <w:rFonts w:cstheme="minorHAnsi"/>
          <w:lang w:val="en-US"/>
        </w:rPr>
        <w:t>λ</w:t>
      </w:r>
      <w:r w:rsidRPr="006A7723">
        <w:rPr>
          <w:lang w:val="en-US"/>
        </w:rPr>
        <w:t xml:space="preserve"> + (</w:t>
      </w:r>
      <w:r w:rsidRPr="006A7723">
        <w:rPr>
          <w:rFonts w:cstheme="minorHAnsi"/>
          <w:lang w:val="en-US"/>
        </w:rPr>
        <w:t>δ</w:t>
      </w:r>
      <w:r w:rsidRPr="00B87085">
        <w:rPr>
          <w:vertAlign w:val="superscript"/>
          <w:lang w:val="en-US"/>
        </w:rPr>
        <w:t>15</w:t>
      </w:r>
      <w:r w:rsidRPr="006A7723">
        <w:rPr>
          <w:lang w:val="en-US"/>
        </w:rPr>
        <w:t>N</w:t>
      </w:r>
      <w:r w:rsidR="00421F82" w:rsidRPr="006A7723">
        <w:rPr>
          <w:vertAlign w:val="subscript"/>
          <w:lang w:val="en-US"/>
        </w:rPr>
        <w:t>c</w:t>
      </w:r>
      <w:r w:rsidRPr="006A7723">
        <w:rPr>
          <w:vertAlign w:val="subscript"/>
          <w:lang w:val="en-US"/>
        </w:rPr>
        <w:t xml:space="preserve"> </w:t>
      </w:r>
      <w:r w:rsidRPr="006A7723">
        <w:rPr>
          <w:lang w:val="en-US"/>
        </w:rPr>
        <w:t xml:space="preserve">– </w:t>
      </w:r>
      <w:r w:rsidRPr="006A7723">
        <w:rPr>
          <w:rFonts w:cstheme="minorHAnsi"/>
          <w:lang w:val="en-US"/>
        </w:rPr>
        <w:t>δ</w:t>
      </w:r>
      <w:r w:rsidRPr="00B87085">
        <w:rPr>
          <w:vertAlign w:val="superscript"/>
          <w:lang w:val="en-US"/>
        </w:rPr>
        <w:t>15</w:t>
      </w:r>
      <w:r w:rsidRPr="006A7723">
        <w:rPr>
          <w:lang w:val="en-US"/>
        </w:rPr>
        <w:t>N</w:t>
      </w:r>
      <w:r w:rsidR="00421F82" w:rsidRPr="006A7723">
        <w:rPr>
          <w:vertAlign w:val="subscript"/>
          <w:lang w:val="en-US"/>
        </w:rPr>
        <w:t>b</w:t>
      </w:r>
      <w:r w:rsidRPr="006A7723">
        <w:rPr>
          <w:lang w:val="en-US"/>
        </w:rPr>
        <w:t>)</w:t>
      </w:r>
      <w:r w:rsidR="00227F4E" w:rsidRPr="006A7723">
        <w:rPr>
          <w:lang w:val="en-US"/>
        </w:rPr>
        <w:t xml:space="preserve"> </w:t>
      </w:r>
      <w:r w:rsidRPr="006A7723">
        <w:rPr>
          <w:lang w:val="en-US"/>
        </w:rPr>
        <w:t>/</w:t>
      </w:r>
      <w:r w:rsidR="00227F4E" w:rsidRPr="006A7723">
        <w:rPr>
          <w:lang w:val="en-US"/>
        </w:rPr>
        <w:t xml:space="preserve"> </w:t>
      </w:r>
      <w:r w:rsidRPr="006A7723">
        <w:rPr>
          <w:rFonts w:cstheme="minorHAnsi"/>
          <w:lang w:val="en-US"/>
        </w:rPr>
        <w:t>Δ</w:t>
      </w:r>
      <w:r w:rsidRPr="00B87085">
        <w:rPr>
          <w:vertAlign w:val="superscript"/>
          <w:lang w:val="en-US"/>
        </w:rPr>
        <w:t>15</w:t>
      </w:r>
      <w:r w:rsidRPr="006A7723">
        <w:rPr>
          <w:lang w:val="en-US"/>
        </w:rPr>
        <w:t xml:space="preserve">N, </w:t>
      </w:r>
    </w:p>
    <w:p w14:paraId="695D7D7F" w14:textId="4CE9C537" w:rsidR="00F743E5" w:rsidRDefault="008B5C88" w:rsidP="00D26905">
      <w:pPr>
        <w:ind w:firstLine="0"/>
        <w:rPr>
          <w:lang w:val="en-US"/>
        </w:rPr>
      </w:pPr>
      <w:r w:rsidRPr="006A7723">
        <w:rPr>
          <w:lang w:val="en-US"/>
        </w:rPr>
        <w:t>w</w:t>
      </w:r>
      <w:r w:rsidR="00B87085">
        <w:rPr>
          <w:lang w:val="en-US"/>
        </w:rPr>
        <w:t>here</w:t>
      </w:r>
      <w:r w:rsidRPr="006A7723">
        <w:rPr>
          <w:lang w:val="en-US"/>
        </w:rPr>
        <w:t xml:space="preserve"> </w:t>
      </w:r>
      <w:r w:rsidRPr="006A7723">
        <w:rPr>
          <w:rFonts w:cstheme="minorHAnsi"/>
          <w:lang w:val="en-US"/>
        </w:rPr>
        <w:t>λ</w:t>
      </w:r>
      <w:r w:rsidRPr="006A7723">
        <w:rPr>
          <w:lang w:val="en-US"/>
        </w:rPr>
        <w:t xml:space="preserve"> </w:t>
      </w:r>
      <w:r w:rsidR="00FD72A2" w:rsidRPr="006A7723">
        <w:rPr>
          <w:lang w:val="en-US"/>
        </w:rPr>
        <w:t>= 2</w:t>
      </w:r>
      <w:r w:rsidR="00F743E5">
        <w:rPr>
          <w:lang w:val="en-US"/>
        </w:rPr>
        <w:t xml:space="preserve"> is</w:t>
      </w:r>
      <w:r w:rsidR="00FD72A2" w:rsidRPr="006A7723">
        <w:rPr>
          <w:lang w:val="en-US"/>
        </w:rPr>
        <w:t xml:space="preserve"> </w:t>
      </w:r>
      <w:r w:rsidR="00DA389F" w:rsidRPr="006A7723">
        <w:rPr>
          <w:lang w:val="en-US"/>
        </w:rPr>
        <w:t>the</w:t>
      </w:r>
      <w:r w:rsidRPr="006A7723">
        <w:rPr>
          <w:lang w:val="en-US"/>
        </w:rPr>
        <w:t xml:space="preserve"> trophic lev</w:t>
      </w:r>
      <w:r w:rsidR="00FD72A2" w:rsidRPr="006A7723">
        <w:rPr>
          <w:lang w:val="en-US"/>
        </w:rPr>
        <w:t>el of primary consumers,</w:t>
      </w:r>
      <w:r w:rsidRPr="006A7723">
        <w:rPr>
          <w:lang w:val="en-US"/>
        </w:rPr>
        <w:t xml:space="preserve"> </w:t>
      </w:r>
      <w:r w:rsidRPr="006A7723">
        <w:rPr>
          <w:rFonts w:cstheme="minorHAnsi"/>
          <w:lang w:val="en-US"/>
        </w:rPr>
        <w:t>δ</w:t>
      </w:r>
      <w:r w:rsidRPr="00B87085">
        <w:rPr>
          <w:vertAlign w:val="superscript"/>
          <w:lang w:val="en-US"/>
        </w:rPr>
        <w:t>15</w:t>
      </w:r>
      <w:r w:rsidRPr="006A7723">
        <w:rPr>
          <w:lang w:val="en-US"/>
        </w:rPr>
        <w:t>N</w:t>
      </w:r>
      <w:r w:rsidRPr="006A7723">
        <w:rPr>
          <w:vertAlign w:val="subscript"/>
          <w:lang w:val="en-US"/>
        </w:rPr>
        <w:t>c</w:t>
      </w:r>
      <w:r w:rsidRPr="006A7723">
        <w:rPr>
          <w:lang w:val="en-US"/>
        </w:rPr>
        <w:t xml:space="preserve"> </w:t>
      </w:r>
      <w:r w:rsidR="00F743E5">
        <w:rPr>
          <w:lang w:val="en-US"/>
        </w:rPr>
        <w:t xml:space="preserve">is </w:t>
      </w:r>
      <w:r w:rsidRPr="006A7723">
        <w:rPr>
          <w:lang w:val="en-US"/>
        </w:rPr>
        <w:t xml:space="preserve">the </w:t>
      </w:r>
      <w:r w:rsidRPr="006A7723">
        <w:rPr>
          <w:rFonts w:cstheme="minorHAnsi"/>
          <w:lang w:val="en-US"/>
        </w:rPr>
        <w:t>δ</w:t>
      </w:r>
      <w:r w:rsidRPr="00B87085">
        <w:rPr>
          <w:vertAlign w:val="superscript"/>
          <w:lang w:val="en-US"/>
        </w:rPr>
        <w:t>15</w:t>
      </w:r>
      <w:r w:rsidRPr="006A7723">
        <w:rPr>
          <w:lang w:val="en-US"/>
        </w:rPr>
        <w:t xml:space="preserve">N of </w:t>
      </w:r>
      <w:r w:rsidR="00021B0F">
        <w:rPr>
          <w:lang w:val="en-US"/>
        </w:rPr>
        <w:t xml:space="preserve">the </w:t>
      </w:r>
      <w:r w:rsidR="000B7399">
        <w:rPr>
          <w:lang w:val="en-US"/>
        </w:rPr>
        <w:t xml:space="preserve">individual </w:t>
      </w:r>
      <w:r w:rsidRPr="006A7723">
        <w:rPr>
          <w:lang w:val="en-US"/>
        </w:rPr>
        <w:t xml:space="preserve">considered, </w:t>
      </w:r>
      <w:r w:rsidRPr="006A7723">
        <w:rPr>
          <w:rFonts w:cstheme="minorHAnsi"/>
          <w:lang w:val="en-US"/>
        </w:rPr>
        <w:t>δ</w:t>
      </w:r>
      <w:r w:rsidRPr="00B87085">
        <w:rPr>
          <w:vertAlign w:val="superscript"/>
          <w:lang w:val="en-US"/>
        </w:rPr>
        <w:t>15</w:t>
      </w:r>
      <w:r w:rsidRPr="006A7723">
        <w:rPr>
          <w:lang w:val="en-US"/>
        </w:rPr>
        <w:t>N</w:t>
      </w:r>
      <w:r w:rsidRPr="006A7723">
        <w:rPr>
          <w:vertAlign w:val="subscript"/>
          <w:lang w:val="en-US"/>
        </w:rPr>
        <w:t>b</w:t>
      </w:r>
      <w:r w:rsidRPr="006A7723">
        <w:rPr>
          <w:lang w:val="en-US"/>
        </w:rPr>
        <w:t xml:space="preserve"> </w:t>
      </w:r>
      <w:r w:rsidR="00F743E5">
        <w:rPr>
          <w:lang w:val="en-US"/>
        </w:rPr>
        <w:t xml:space="preserve">is </w:t>
      </w:r>
      <w:r w:rsidRPr="006A7723">
        <w:rPr>
          <w:lang w:val="en-US"/>
        </w:rPr>
        <w:t xml:space="preserve">the mean </w:t>
      </w:r>
      <w:r w:rsidRPr="006A7723">
        <w:rPr>
          <w:rFonts w:cstheme="minorHAnsi"/>
          <w:lang w:val="en-US"/>
        </w:rPr>
        <w:t>δ</w:t>
      </w:r>
      <w:r w:rsidR="00421F82" w:rsidRPr="00B87085">
        <w:rPr>
          <w:vertAlign w:val="superscript"/>
          <w:lang w:val="en-US"/>
        </w:rPr>
        <w:t>15</w:t>
      </w:r>
      <w:r w:rsidR="00421F82" w:rsidRPr="006A7723">
        <w:rPr>
          <w:lang w:val="en-US"/>
        </w:rPr>
        <w:t xml:space="preserve">N of the baseline and </w:t>
      </w:r>
      <w:r w:rsidRPr="006A7723">
        <w:rPr>
          <w:rFonts w:cstheme="minorHAnsi"/>
          <w:lang w:val="en-US"/>
        </w:rPr>
        <w:t>Δ</w:t>
      </w:r>
      <w:r w:rsidRPr="00B87085">
        <w:rPr>
          <w:vertAlign w:val="superscript"/>
          <w:lang w:val="en-US"/>
        </w:rPr>
        <w:t>15</w:t>
      </w:r>
      <w:r w:rsidRPr="006A7723">
        <w:rPr>
          <w:lang w:val="en-US"/>
        </w:rPr>
        <w:t>N the trophic discrimination factor</w:t>
      </w:r>
      <w:r w:rsidR="00FD72A2" w:rsidRPr="006A7723">
        <w:rPr>
          <w:lang w:val="en-US"/>
        </w:rPr>
        <w:t xml:space="preserve"> </w:t>
      </w:r>
      <w:r w:rsidR="00FD72A2" w:rsidRPr="006A7723">
        <w:rPr>
          <w:lang w:val="en-US"/>
        </w:rPr>
        <w:fldChar w:fldCharType="begin"/>
      </w:r>
      <w:r w:rsidR="00CD2EB3">
        <w:rPr>
          <w:lang w:val="en-US"/>
        </w:rPr>
        <w:instrText xml:space="preserve"> ADDIN ZOTERO_ITEM CSL_CITATION {"citationID":"3yMikkOw","properties":{"formattedCitation":"(set to 3.4 like in Post, 2002; Olsson {\\i{}et al.}, 2009)","plainCitation":"(set to 3.4 like in Post, 2002; Olsson et al., 2009)","dontUpdate":true,"noteIndex":0},"citationItems":[{"id":1870,"uris":["http://zotero.org/users/4941387/items/RRJ9M7F9"],"uri":["http://zotero.org/users/4941387/items/RRJ9M7F9"],"itemData":{"id":1870,"type":"article-journal","title":"Using stable isotopes to estimate trophic position: models, methods, and assumptions","container-title":"Ecology","page":"703-718","volume":"83","issue":"3","source":"esajournals.onlinelibrary.wiley.com","DOI":"10.1890/0012-9658(2002)083[0703:USITET]2.0.CO;2","ISSN":"1939-9170","title-short":"Using stable isotopes to estimate trophic position","language":"en","author":[{"family":"Post","given":"David M."}],"issued":{"date-parts":[["2002",3,1]]}},"prefix":"set to 3.4 like in "},{"id":2379,"uris":["http://zotero.org/users/4941387/items/M8MXRSI6"],"uri":["http://zotero.org/users/4941387/items/M8MXRSI6"],"itemData":{"id":2379,"type":"article-journal","title":"Invasions and niche width: does niche width of an introduced crayfish differ from a native crayfish?","container-title":"Freshwater Biology","page":"1731-1740","volume":"54","issue":"8","source":"Crossref","DOI":"10.1111/j.1365-2427.2009.02221.x","ISSN":"00465070, 13652427","title-short":"Invasions and niche width","language":"en","author":[{"family":"Olsson","given":"Karin"},{"family":"Stenroth","given":"Patrik"},{"family":"NyströM","given":"Per"},{"family":"GranéLi","given":"Wilhelm"}],"issued":{"date-parts":[["2009",8]]}}}],"schema":"https://github.com/citation-style-language/schema/raw/master/csl-citation.json"} </w:instrText>
      </w:r>
      <w:r w:rsidR="00FD72A2" w:rsidRPr="006A7723">
        <w:rPr>
          <w:lang w:val="en-US"/>
        </w:rPr>
        <w:fldChar w:fldCharType="separate"/>
      </w:r>
      <w:r w:rsidR="00FD72A2" w:rsidRPr="006A7723">
        <w:rPr>
          <w:rFonts w:cs="Times New Roman"/>
          <w:szCs w:val="24"/>
          <w:lang w:val="en-US"/>
        </w:rPr>
        <w:t xml:space="preserve">(set to 3.4 </w:t>
      </w:r>
      <w:r w:rsidR="00B87085">
        <w:rPr>
          <w:rFonts w:cs="Times New Roman"/>
          <w:szCs w:val="24"/>
          <w:lang w:val="en-US"/>
        </w:rPr>
        <w:t>following</w:t>
      </w:r>
      <w:r w:rsidR="00FD72A2" w:rsidRPr="006A7723">
        <w:rPr>
          <w:rFonts w:cs="Times New Roman"/>
          <w:szCs w:val="24"/>
          <w:lang w:val="en-US"/>
        </w:rPr>
        <w:t xml:space="preserve"> Post, 2002; Olsson </w:t>
      </w:r>
      <w:r w:rsidR="00FD72A2" w:rsidRPr="006A7723">
        <w:rPr>
          <w:rFonts w:cs="Times New Roman"/>
          <w:i/>
          <w:iCs/>
          <w:szCs w:val="24"/>
          <w:lang w:val="en-US"/>
        </w:rPr>
        <w:t>et al.</w:t>
      </w:r>
      <w:r w:rsidR="00FD72A2" w:rsidRPr="006A7723">
        <w:rPr>
          <w:rFonts w:cs="Times New Roman"/>
          <w:szCs w:val="24"/>
          <w:lang w:val="en-US"/>
        </w:rPr>
        <w:t>, 2009)</w:t>
      </w:r>
      <w:r w:rsidR="00FD72A2" w:rsidRPr="006A7723">
        <w:rPr>
          <w:lang w:val="en-US"/>
        </w:rPr>
        <w:fldChar w:fldCharType="end"/>
      </w:r>
      <w:r w:rsidR="00FD72A2" w:rsidRPr="006A7723">
        <w:rPr>
          <w:lang w:val="en-US"/>
        </w:rPr>
        <w:t>.</w:t>
      </w:r>
      <w:r w:rsidR="004F34EA">
        <w:rPr>
          <w:lang w:val="en-US"/>
        </w:rPr>
        <w:t xml:space="preserve"> </w:t>
      </w:r>
      <w:r w:rsidR="00A15C0F" w:rsidRPr="006A7723">
        <w:rPr>
          <w:lang w:val="en-US"/>
        </w:rPr>
        <w:t xml:space="preserve">Carbon </w:t>
      </w:r>
      <w:r w:rsidR="00051020">
        <w:rPr>
          <w:lang w:val="en-US"/>
        </w:rPr>
        <w:t xml:space="preserve">isotopic </w:t>
      </w:r>
      <w:r w:rsidR="00A15C0F" w:rsidRPr="006A7723">
        <w:rPr>
          <w:lang w:val="en-US"/>
        </w:rPr>
        <w:t xml:space="preserve">ratios were </w:t>
      </w:r>
      <w:r w:rsidR="00051020">
        <w:rPr>
          <w:lang w:val="en-US"/>
        </w:rPr>
        <w:t>adjusted</w:t>
      </w:r>
      <w:r w:rsidR="00421F82" w:rsidRPr="006A7723">
        <w:rPr>
          <w:lang w:val="en-US"/>
        </w:rPr>
        <w:t xml:space="preserve"> </w:t>
      </w:r>
      <w:r w:rsidR="001038A3">
        <w:rPr>
          <w:lang w:val="en-US"/>
        </w:rPr>
        <w:t>for</w:t>
      </w:r>
      <w:r w:rsidR="00421F82" w:rsidRPr="006A7723">
        <w:rPr>
          <w:lang w:val="en-US"/>
        </w:rPr>
        <w:t xml:space="preserve"> variation</w:t>
      </w:r>
      <w:r w:rsidR="00021B0F">
        <w:rPr>
          <w:lang w:val="en-US"/>
        </w:rPr>
        <w:t>s</w:t>
      </w:r>
      <w:r w:rsidR="00421F82" w:rsidRPr="006A7723">
        <w:rPr>
          <w:lang w:val="en-US"/>
        </w:rPr>
        <w:t xml:space="preserve"> </w:t>
      </w:r>
      <w:r w:rsidR="00A6241A">
        <w:rPr>
          <w:lang w:val="en-US"/>
        </w:rPr>
        <w:t>in</w:t>
      </w:r>
      <w:r w:rsidR="00A6241A" w:rsidRPr="006A7723">
        <w:rPr>
          <w:lang w:val="en-US"/>
        </w:rPr>
        <w:t xml:space="preserve"> </w:t>
      </w:r>
      <w:r w:rsidR="00421F82" w:rsidRPr="006A7723">
        <w:rPr>
          <w:lang w:val="en-US"/>
        </w:rPr>
        <w:t>community width</w:t>
      </w:r>
      <w:r w:rsidR="00E1631C">
        <w:rPr>
          <w:lang w:val="en-US"/>
        </w:rPr>
        <w:t xml:space="preserve"> using </w:t>
      </w:r>
      <w:r w:rsidR="00C32F03">
        <w:rPr>
          <w:lang w:val="en-US"/>
        </w:rPr>
        <w:t>primary consumers</w:t>
      </w:r>
      <w:r w:rsidR="000B7399">
        <w:rPr>
          <w:lang w:val="en-US"/>
        </w:rPr>
        <w:t xml:space="preserve">: </w:t>
      </w:r>
      <w:r w:rsidR="00C32F03">
        <w:rPr>
          <w:lang w:val="en-US"/>
        </w:rPr>
        <w:t xml:space="preserve">zooplankton, </w:t>
      </w:r>
      <w:proofErr w:type="spellStart"/>
      <w:r w:rsidR="00C32F03" w:rsidRPr="00C32F03">
        <w:rPr>
          <w:i/>
          <w:lang w:val="en-US"/>
        </w:rPr>
        <w:t>Corixidae</w:t>
      </w:r>
      <w:proofErr w:type="spellEnd"/>
      <w:r w:rsidR="00C32F03">
        <w:rPr>
          <w:lang w:val="en-US"/>
        </w:rPr>
        <w:t xml:space="preserve">, </w:t>
      </w:r>
      <w:proofErr w:type="spellStart"/>
      <w:r w:rsidR="00C32F03" w:rsidRPr="00C32F03">
        <w:rPr>
          <w:i/>
          <w:lang w:val="en-US"/>
        </w:rPr>
        <w:t>Physa</w:t>
      </w:r>
      <w:proofErr w:type="spellEnd"/>
      <w:r w:rsidR="00C32F03" w:rsidRPr="00C32F03">
        <w:rPr>
          <w:i/>
          <w:lang w:val="en-US"/>
        </w:rPr>
        <w:t xml:space="preserve"> acuta</w:t>
      </w:r>
      <w:r w:rsidR="00C32F03">
        <w:rPr>
          <w:lang w:val="en-US"/>
        </w:rPr>
        <w:t xml:space="preserve">, </w:t>
      </w:r>
      <w:proofErr w:type="spellStart"/>
      <w:r w:rsidR="00C32F03" w:rsidRPr="00C32F03">
        <w:rPr>
          <w:i/>
          <w:lang w:val="en-US"/>
        </w:rPr>
        <w:t>Corbiculidae</w:t>
      </w:r>
      <w:proofErr w:type="spellEnd"/>
      <w:r w:rsidR="00C32F03">
        <w:rPr>
          <w:lang w:val="en-US"/>
        </w:rPr>
        <w:t>,</w:t>
      </w:r>
      <w:r w:rsidR="000B7399">
        <w:rPr>
          <w:lang w:val="en-US"/>
        </w:rPr>
        <w:t xml:space="preserve"> </w:t>
      </w:r>
      <w:r w:rsidR="00C32F03" w:rsidRPr="00C32F03">
        <w:rPr>
          <w:i/>
          <w:lang w:val="en-US"/>
        </w:rPr>
        <w:t>Gammarus</w:t>
      </w:r>
      <w:r w:rsidR="00E22BF3">
        <w:rPr>
          <w:i/>
          <w:lang w:val="en-US"/>
        </w:rPr>
        <w:t xml:space="preserve">, Diptera </w:t>
      </w:r>
      <w:r w:rsidR="00E22BF3" w:rsidRPr="00E22BF3">
        <w:rPr>
          <w:lang w:val="en-US"/>
        </w:rPr>
        <w:t>and tadpoles</w:t>
      </w:r>
      <w:r w:rsidR="000B7399">
        <w:rPr>
          <w:lang w:val="en-US"/>
        </w:rPr>
        <w:t>. Corrected carbon isotopic ratios were calculated</w:t>
      </w:r>
      <w:r w:rsidR="00E167A6">
        <w:rPr>
          <w:lang w:val="en-US"/>
        </w:rPr>
        <w:t xml:space="preserve"> using the following </w:t>
      </w:r>
      <w:r w:rsidR="00E1631C">
        <w:rPr>
          <w:lang w:val="en-US"/>
        </w:rPr>
        <w:t>formula</w:t>
      </w:r>
      <w:r w:rsidR="00F743E5">
        <w:rPr>
          <w:lang w:val="en-US"/>
        </w:rPr>
        <w:t>:</w:t>
      </w:r>
    </w:p>
    <w:p w14:paraId="1AAC57D6" w14:textId="19717685" w:rsidR="00F743E5" w:rsidRDefault="00421F82" w:rsidP="00D26905">
      <w:pPr>
        <w:ind w:firstLine="0"/>
        <w:rPr>
          <w:lang w:val="en-US"/>
        </w:rPr>
      </w:pPr>
      <w:r w:rsidRPr="006A7723">
        <w:rPr>
          <w:lang w:val="en-US"/>
        </w:rPr>
        <w:t>δ</w:t>
      </w:r>
      <w:r w:rsidR="00E543F0" w:rsidRPr="00CD3419">
        <w:rPr>
          <w:vertAlign w:val="superscript"/>
          <w:lang w:val="en-US"/>
        </w:rPr>
        <w:t>13</w:t>
      </w:r>
      <w:r w:rsidR="00E543F0" w:rsidRPr="006A7723">
        <w:rPr>
          <w:lang w:val="en-US"/>
        </w:rPr>
        <w:t>C</w:t>
      </w:r>
      <w:r w:rsidR="00E543F0" w:rsidRPr="006A7723">
        <w:rPr>
          <w:vertAlign w:val="subscript"/>
          <w:lang w:val="en-US"/>
        </w:rPr>
        <w:t>cor</w:t>
      </w:r>
      <w:r w:rsidRPr="006A7723">
        <w:rPr>
          <w:lang w:val="en-US"/>
        </w:rPr>
        <w:t xml:space="preserve"> = (δ</w:t>
      </w:r>
      <w:r w:rsidR="00E543F0" w:rsidRPr="00CD3419">
        <w:rPr>
          <w:vertAlign w:val="superscript"/>
          <w:lang w:val="en-US"/>
        </w:rPr>
        <w:t>13</w:t>
      </w:r>
      <w:r w:rsidR="00E543F0" w:rsidRPr="006A7723">
        <w:rPr>
          <w:lang w:val="en-US"/>
        </w:rPr>
        <w:t>C</w:t>
      </w:r>
      <w:r w:rsidR="00E543F0" w:rsidRPr="006A7723">
        <w:rPr>
          <w:vertAlign w:val="subscript"/>
          <w:lang w:val="en-US"/>
        </w:rPr>
        <w:t>c</w:t>
      </w:r>
      <w:r w:rsidRPr="006A7723">
        <w:rPr>
          <w:lang w:val="en-US"/>
        </w:rPr>
        <w:t xml:space="preserve"> – δ</w:t>
      </w:r>
      <w:r w:rsidR="00E543F0" w:rsidRPr="00CD3419">
        <w:rPr>
          <w:vertAlign w:val="superscript"/>
          <w:lang w:val="en-US"/>
        </w:rPr>
        <w:t>13</w:t>
      </w:r>
      <w:r w:rsidR="00E543F0" w:rsidRPr="006A7723">
        <w:rPr>
          <w:lang w:val="en-US"/>
        </w:rPr>
        <w:t>C</w:t>
      </w:r>
      <w:r w:rsidRPr="006A7723">
        <w:rPr>
          <w:vertAlign w:val="subscript"/>
          <w:lang w:val="en-US"/>
        </w:rPr>
        <w:t>inv</w:t>
      </w:r>
      <w:r w:rsidR="00E543F0" w:rsidRPr="006A7723">
        <w:rPr>
          <w:lang w:val="en-US"/>
        </w:rPr>
        <w:t>) / (</w:t>
      </w:r>
      <w:proofErr w:type="spellStart"/>
      <w:r w:rsidRPr="006A7723">
        <w:rPr>
          <w:lang w:val="en-US"/>
        </w:rPr>
        <w:t>CR</w:t>
      </w:r>
      <w:r w:rsidRPr="006A7723">
        <w:rPr>
          <w:vertAlign w:val="subscript"/>
          <w:lang w:val="en-US"/>
        </w:rPr>
        <w:t>inv</w:t>
      </w:r>
      <w:proofErr w:type="spellEnd"/>
      <w:r w:rsidRPr="006A7723">
        <w:rPr>
          <w:lang w:val="en-US"/>
        </w:rPr>
        <w:t>)</w:t>
      </w:r>
      <w:r w:rsidR="00F743E5">
        <w:rPr>
          <w:lang w:val="en-US"/>
        </w:rPr>
        <w:t>,</w:t>
      </w:r>
    </w:p>
    <w:p w14:paraId="5C69C947" w14:textId="039C6CC5" w:rsidR="00E167A6" w:rsidRDefault="00421F82" w:rsidP="00D26905">
      <w:pPr>
        <w:ind w:firstLine="0"/>
        <w:rPr>
          <w:rFonts w:cstheme="minorHAnsi"/>
          <w:color w:val="000000"/>
          <w:szCs w:val="24"/>
          <w:lang w:val="en-US"/>
        </w:rPr>
      </w:pPr>
      <w:r w:rsidRPr="006A7723">
        <w:rPr>
          <w:rFonts w:cstheme="minorHAnsi"/>
          <w:color w:val="000000"/>
          <w:szCs w:val="24"/>
          <w:lang w:val="en-US"/>
        </w:rPr>
        <w:t xml:space="preserve">where </w:t>
      </w:r>
      <w:r w:rsidRPr="006A7723">
        <w:rPr>
          <w:lang w:val="en-US"/>
        </w:rPr>
        <w:t>δ</w:t>
      </w:r>
      <w:r w:rsidRPr="00CD3419">
        <w:rPr>
          <w:vertAlign w:val="superscript"/>
          <w:lang w:val="en-US"/>
        </w:rPr>
        <w:t>13</w:t>
      </w:r>
      <w:r w:rsidRPr="006A7723">
        <w:rPr>
          <w:lang w:val="en-US"/>
        </w:rPr>
        <w:t>C</w:t>
      </w:r>
      <w:r w:rsidRPr="006A7723">
        <w:rPr>
          <w:vertAlign w:val="subscript"/>
          <w:lang w:val="en-US"/>
        </w:rPr>
        <w:t xml:space="preserve">c </w:t>
      </w:r>
      <w:r w:rsidRPr="006A7723">
        <w:rPr>
          <w:lang w:val="en-US"/>
        </w:rPr>
        <w:t>is</w:t>
      </w:r>
      <w:r w:rsidRPr="006A7723">
        <w:rPr>
          <w:rFonts w:cstheme="minorHAnsi"/>
          <w:color w:val="000000"/>
          <w:szCs w:val="24"/>
          <w:lang w:val="en-US"/>
        </w:rPr>
        <w:t xml:space="preserve"> the </w:t>
      </w:r>
      <w:r w:rsidRPr="006A7723">
        <w:rPr>
          <w:lang w:val="en-US"/>
        </w:rPr>
        <w:t>δ</w:t>
      </w:r>
      <w:r w:rsidRPr="00CD3419">
        <w:rPr>
          <w:vertAlign w:val="superscript"/>
          <w:lang w:val="en-US"/>
        </w:rPr>
        <w:t>13</w:t>
      </w:r>
      <w:r w:rsidRPr="006A7723">
        <w:rPr>
          <w:lang w:val="en-US"/>
        </w:rPr>
        <w:t>C</w:t>
      </w:r>
      <w:r w:rsidRPr="006A7723">
        <w:rPr>
          <w:vertAlign w:val="subscript"/>
          <w:lang w:val="en-US"/>
        </w:rPr>
        <w:t xml:space="preserve"> </w:t>
      </w:r>
      <w:r w:rsidRPr="006A7723">
        <w:rPr>
          <w:rFonts w:cstheme="minorHAnsi"/>
          <w:color w:val="000000"/>
          <w:szCs w:val="24"/>
          <w:lang w:val="en-US"/>
        </w:rPr>
        <w:t>of the</w:t>
      </w:r>
      <w:r w:rsidR="000B7399">
        <w:rPr>
          <w:rFonts w:cstheme="minorHAnsi"/>
          <w:color w:val="000000"/>
          <w:szCs w:val="24"/>
          <w:lang w:val="en-US"/>
        </w:rPr>
        <w:t xml:space="preserve"> individual</w:t>
      </w:r>
      <w:r w:rsidR="00021B0F" w:rsidRPr="006A7723">
        <w:rPr>
          <w:rFonts w:cstheme="minorHAnsi"/>
          <w:color w:val="000000"/>
          <w:szCs w:val="24"/>
          <w:lang w:val="en-US"/>
        </w:rPr>
        <w:t xml:space="preserve"> </w:t>
      </w:r>
      <w:r w:rsidRPr="006A7723">
        <w:rPr>
          <w:rFonts w:cstheme="minorHAnsi"/>
          <w:color w:val="000000"/>
          <w:szCs w:val="24"/>
          <w:lang w:val="en-US"/>
        </w:rPr>
        <w:t xml:space="preserve">considered, </w:t>
      </w:r>
      <w:r w:rsidRPr="006A7723">
        <w:rPr>
          <w:lang w:val="en-US"/>
        </w:rPr>
        <w:t>δ</w:t>
      </w:r>
      <w:r w:rsidRPr="00CD3419">
        <w:rPr>
          <w:vertAlign w:val="superscript"/>
          <w:lang w:val="en-US"/>
        </w:rPr>
        <w:t>13</w:t>
      </w:r>
      <w:r w:rsidRPr="006A7723">
        <w:rPr>
          <w:lang w:val="en-US"/>
        </w:rPr>
        <w:t>C</w:t>
      </w:r>
      <w:r w:rsidRPr="006A7723">
        <w:rPr>
          <w:vertAlign w:val="subscript"/>
          <w:lang w:val="en-US"/>
        </w:rPr>
        <w:t xml:space="preserve">inv </w:t>
      </w:r>
      <w:r w:rsidR="00131141" w:rsidRPr="00131141">
        <w:rPr>
          <w:lang w:val="en-US"/>
        </w:rPr>
        <w:t>and</w:t>
      </w:r>
      <w:r w:rsidR="00131141">
        <w:rPr>
          <w:vertAlign w:val="subscript"/>
          <w:lang w:val="en-US"/>
        </w:rPr>
        <w:t xml:space="preserve"> </w:t>
      </w:r>
      <w:proofErr w:type="spellStart"/>
      <w:r w:rsidR="00131141" w:rsidRPr="006A7723">
        <w:rPr>
          <w:rFonts w:cstheme="minorHAnsi"/>
          <w:color w:val="000000"/>
          <w:szCs w:val="24"/>
          <w:lang w:val="en-US"/>
        </w:rPr>
        <w:t>CR</w:t>
      </w:r>
      <w:r w:rsidR="00131141" w:rsidRPr="006A7723">
        <w:rPr>
          <w:rFonts w:cstheme="minorHAnsi"/>
          <w:color w:val="000000"/>
          <w:szCs w:val="24"/>
          <w:vertAlign w:val="subscript"/>
          <w:lang w:val="en-US"/>
        </w:rPr>
        <w:t>inv</w:t>
      </w:r>
      <w:proofErr w:type="spellEnd"/>
      <w:r w:rsidR="00131141">
        <w:rPr>
          <w:lang w:val="en-US"/>
        </w:rPr>
        <w:t xml:space="preserve"> are the </w:t>
      </w:r>
      <w:r w:rsidRPr="006A7723">
        <w:rPr>
          <w:lang w:val="en-US"/>
        </w:rPr>
        <w:t>mean</w:t>
      </w:r>
      <w:r w:rsidR="00131141">
        <w:rPr>
          <w:lang w:val="en-US"/>
        </w:rPr>
        <w:t xml:space="preserve"> and range of</w:t>
      </w:r>
      <w:r w:rsidRPr="006A7723">
        <w:rPr>
          <w:lang w:val="en-US"/>
        </w:rPr>
        <w:t xml:space="preserve"> δ</w:t>
      </w:r>
      <w:r w:rsidRPr="00CD3419">
        <w:rPr>
          <w:vertAlign w:val="superscript"/>
          <w:lang w:val="en-US"/>
        </w:rPr>
        <w:t>13</w:t>
      </w:r>
      <w:r w:rsidRPr="006A7723">
        <w:rPr>
          <w:lang w:val="en-US"/>
        </w:rPr>
        <w:t>C</w:t>
      </w:r>
      <w:r w:rsidRPr="006A7723">
        <w:rPr>
          <w:vertAlign w:val="subscript"/>
          <w:lang w:val="en-US"/>
        </w:rPr>
        <w:t xml:space="preserve"> </w:t>
      </w:r>
      <w:r w:rsidRPr="006A7723">
        <w:rPr>
          <w:rFonts w:cstheme="minorHAnsi"/>
          <w:color w:val="000000"/>
          <w:szCs w:val="24"/>
          <w:lang w:val="en-US"/>
        </w:rPr>
        <w:t>of</w:t>
      </w:r>
      <w:r w:rsidR="00131141">
        <w:rPr>
          <w:rFonts w:cstheme="minorHAnsi"/>
          <w:color w:val="000000"/>
          <w:szCs w:val="24"/>
          <w:lang w:val="en-US"/>
        </w:rPr>
        <w:t xml:space="preserve"> the </w:t>
      </w:r>
      <w:r w:rsidR="002E796A">
        <w:rPr>
          <w:rFonts w:cstheme="minorHAnsi"/>
          <w:color w:val="000000"/>
          <w:szCs w:val="24"/>
          <w:lang w:val="en-US"/>
        </w:rPr>
        <w:t>above-</w:t>
      </w:r>
      <w:r w:rsidR="00156B8B">
        <w:rPr>
          <w:rFonts w:cstheme="minorHAnsi"/>
          <w:color w:val="000000"/>
          <w:szCs w:val="24"/>
          <w:lang w:val="en-US"/>
        </w:rPr>
        <w:t>cited</w:t>
      </w:r>
      <w:r w:rsidR="00131141">
        <w:rPr>
          <w:rFonts w:cstheme="minorHAnsi"/>
          <w:color w:val="000000"/>
          <w:szCs w:val="24"/>
          <w:lang w:val="en-US"/>
        </w:rPr>
        <w:t xml:space="preserve"> primary consumers.</w:t>
      </w:r>
      <w:r w:rsidR="00E167A6">
        <w:rPr>
          <w:rFonts w:cstheme="minorHAnsi"/>
          <w:color w:val="000000"/>
          <w:szCs w:val="24"/>
          <w:lang w:val="en-US"/>
        </w:rPr>
        <w:t xml:space="preserve"> </w:t>
      </w:r>
    </w:p>
    <w:p w14:paraId="2EC6A209" w14:textId="3E4A156E" w:rsidR="00C132E5" w:rsidRDefault="00912FA4" w:rsidP="002E796A">
      <w:pPr>
        <w:rPr>
          <w:rFonts w:cs="Times New Roman"/>
          <w:lang w:val="en-US"/>
        </w:rPr>
      </w:pPr>
      <w:r w:rsidRPr="00912FA4">
        <w:rPr>
          <w:lang w:val="en-US"/>
        </w:rPr>
        <w:t>For each population of</w:t>
      </w:r>
      <w:r>
        <w:rPr>
          <w:lang w:val="en-US"/>
        </w:rPr>
        <w:t xml:space="preserve"> target species, t</w:t>
      </w:r>
      <w:r w:rsidRPr="006A7723">
        <w:rPr>
          <w:lang w:val="en-US"/>
        </w:rPr>
        <w:t xml:space="preserve">he mean trophic position and the mean </w:t>
      </w:r>
      <w:r w:rsidRPr="006A7723">
        <w:rPr>
          <w:rFonts w:cs="Times New Roman"/>
          <w:lang w:val="en-US"/>
        </w:rPr>
        <w:t>δ</w:t>
      </w:r>
      <w:r w:rsidRPr="006A7723">
        <w:rPr>
          <w:vertAlign w:val="superscript"/>
          <w:lang w:val="en-US"/>
        </w:rPr>
        <w:t>13</w:t>
      </w:r>
      <w:r w:rsidRPr="006A7723">
        <w:rPr>
          <w:lang w:val="en-US"/>
        </w:rPr>
        <w:t>Ccor were calculated by averaging the is</w:t>
      </w:r>
      <w:r w:rsidR="0057750C">
        <w:rPr>
          <w:lang w:val="en-US"/>
        </w:rPr>
        <w:t xml:space="preserve">otope values of all individuals. Niche metrics were computed </w:t>
      </w:r>
      <w:r w:rsidR="0057750C" w:rsidRPr="006A7723">
        <w:rPr>
          <w:lang w:val="en-US"/>
        </w:rPr>
        <w:t xml:space="preserve">as measures of isotopic niche width </w:t>
      </w:r>
      <w:r w:rsidR="0057750C" w:rsidRPr="006A7723">
        <w:rPr>
          <w:lang w:val="en-US"/>
        </w:rPr>
        <w:fldChar w:fldCharType="begin"/>
      </w:r>
      <w:r w:rsidR="0057750C" w:rsidRPr="006A7723">
        <w:rPr>
          <w:lang w:val="en-US"/>
        </w:rPr>
        <w:instrText xml:space="preserve"> ADDIN ZOTERO_ITEM CSL_CITATION {"citationID":"HbfGKKD8","properties":{"formattedCitation":"(Jackson {\\i{}et al.}, 2012)","plainCitation":"(Jackson et al., 2012)","noteIndex":0},"citationItems":[{"id":2382,"uris":["http://zotero.org/users/4941387/items/9P95HTRK"],"uri":["http://zotero.org/users/4941387/items/9P95HTRK"],"itemData":{"id":2382,"type":"article-journal","title":"Population-level metrics of trophic structure based on stable isotopes and their application to invasion ecology","container-title":"PLoS ONE","page":"e31757","volume":"7","issue":"2","source":"Crossref","DOI":"10.1371/journal.pone.0031757","ISSN":"1932-6203","language":"en","author":[{"family":"Jackson","given":"Michelle C."},{"family":"Donohue","given":"Ian"},{"family":"Jackson","given":"Andrew L."},{"family":"Britton","given":"J. Robert"},{"family":"Harper","given":"David M."},{"family":"Grey","given":"Jonathan"}],"editor":[{"family":"Thrush","given":"Simon"}],"issued":{"date-parts":[["2012",2,21]]}}}],"schema":"https://github.com/citation-style-language/schema/raw/master/csl-citation.json"} </w:instrText>
      </w:r>
      <w:r w:rsidR="0057750C" w:rsidRPr="006A7723">
        <w:rPr>
          <w:lang w:val="en-US"/>
        </w:rPr>
        <w:fldChar w:fldCharType="separate"/>
      </w:r>
      <w:r w:rsidR="0057750C" w:rsidRPr="006A7723">
        <w:rPr>
          <w:rFonts w:cs="Times New Roman"/>
          <w:lang w:val="en-US"/>
        </w:rPr>
        <w:t xml:space="preserve">(Jackson </w:t>
      </w:r>
      <w:r w:rsidR="0057750C" w:rsidRPr="006A7723">
        <w:rPr>
          <w:rFonts w:cs="Times New Roman"/>
          <w:i/>
          <w:iCs/>
          <w:lang w:val="en-US"/>
        </w:rPr>
        <w:t>et al.</w:t>
      </w:r>
      <w:r w:rsidR="0057750C" w:rsidRPr="006A7723">
        <w:rPr>
          <w:rFonts w:cs="Times New Roman"/>
          <w:lang w:val="en-US"/>
        </w:rPr>
        <w:t>, 2012)</w:t>
      </w:r>
      <w:r w:rsidR="0057750C" w:rsidRPr="006A7723">
        <w:rPr>
          <w:lang w:val="en-US"/>
        </w:rPr>
        <w:fldChar w:fldCharType="end"/>
      </w:r>
      <w:r w:rsidR="0057750C">
        <w:rPr>
          <w:lang w:val="en-US"/>
        </w:rPr>
        <w:t xml:space="preserve">: </w:t>
      </w:r>
      <w:r w:rsidR="00156B8B">
        <w:rPr>
          <w:lang w:val="en-US"/>
        </w:rPr>
        <w:t>total area (</w:t>
      </w:r>
      <w:r w:rsidR="00F10212">
        <w:rPr>
          <w:lang w:val="en-US"/>
        </w:rPr>
        <w:t>TA</w:t>
      </w:r>
      <w:r w:rsidR="00156B8B">
        <w:rPr>
          <w:lang w:val="en-US"/>
        </w:rPr>
        <w:t>)</w:t>
      </w:r>
      <w:r w:rsidR="00F10212">
        <w:rPr>
          <w:lang w:val="en-US"/>
        </w:rPr>
        <w:t>,</w:t>
      </w:r>
      <w:r w:rsidR="00156B8B">
        <w:rPr>
          <w:lang w:val="en-US"/>
        </w:rPr>
        <w:t xml:space="preserve"> carbon range (</w:t>
      </w:r>
      <w:r w:rsidR="00F10212">
        <w:rPr>
          <w:lang w:val="en-US"/>
        </w:rPr>
        <w:t>CR</w:t>
      </w:r>
      <w:r w:rsidR="00156B8B">
        <w:rPr>
          <w:lang w:val="en-US"/>
        </w:rPr>
        <w:t>)</w:t>
      </w:r>
      <w:r w:rsidR="00F10212">
        <w:rPr>
          <w:lang w:val="en-US"/>
        </w:rPr>
        <w:t xml:space="preserve">, </w:t>
      </w:r>
      <w:r w:rsidRPr="006A7723">
        <w:rPr>
          <w:lang w:val="en-US"/>
        </w:rPr>
        <w:t>nitrogen range (N</w:t>
      </w:r>
      <w:r w:rsidR="00F10212">
        <w:rPr>
          <w:lang w:val="en-US"/>
        </w:rPr>
        <w:t>R)</w:t>
      </w:r>
      <w:r w:rsidR="00156B8B">
        <w:rPr>
          <w:lang w:val="en-US"/>
        </w:rPr>
        <w:t>, centroid distance (CD), mean nearest neighbor distance (MNND), and standard error of the nearest neighbor distance (SDNND)</w:t>
      </w:r>
      <w:r w:rsidR="0057750C">
        <w:rPr>
          <w:lang w:val="en-US"/>
        </w:rPr>
        <w:t xml:space="preserve">, using the R package SIBER </w:t>
      </w:r>
      <w:r w:rsidR="0057750C">
        <w:rPr>
          <w:lang w:val="en-US"/>
        </w:rPr>
        <w:fldChar w:fldCharType="begin"/>
      </w:r>
      <w:r w:rsidR="00CD2EB3">
        <w:rPr>
          <w:lang w:val="en-US"/>
        </w:rPr>
        <w:instrText xml:space="preserve"> ADDIN ZOTERO_ITEM CSL_CITATION {"citationID":"MX9qanO5","properties":{"formattedCitation":"(Jackson {\\i{}et al.}, 2011)","plainCitation":"(Jackson et al., 2011)","noteIndex":0},"citationItems":[{"id":2325,"uris":["http://zotero.org/users/4941387/items/UACIGSUZ"],"uri":["http://zotero.org/users/4941387/items/UACIGSUZ"],"itemData":{"id":2325,"type":"article-journal","title":"Comparing isotopic niche widths among and within communities: SIBER – Stable Isotope Bayesian Ellipses in R","container-title":"Journal of Animal Ecology","page":"595-602","volume":"80","issue":"3","source":"Wiley Online Library","abstract":"1. The use of stable isotope data to infer characteristics of community structure and niche width of community members has become increasingly common. Although these developments have provided ecologists with new perspectives, their full impact has been hampered by an inability to statistically compare individual communities using descriptive metrics. 2. We solve these issues by reformulating the metrics in a Bayesian framework. This reformulation takes account of uncertainty in the sampled data and naturally incorporates error arising from the sampling process, propagating it through to the derived metrics. 3. Furthermore, we develop novel multivariate ellipse-based metrics as an alternative to the currently employed Convex Hull methods when applied to single community members. We show that unlike Convex Hulls, the ellipses are unbiased with respect to sample size, and their estimation via Bayesian inference allows robust comparison to be made among data sets comprising different sample sizes. 4. These new metrics, which we call SIBER (Stable Isotope Bayesian Ellipses in R), open up more avenues for direct comparison of isotopic niches across communities. The computational code to calculate the new metrics is implemented in the free-to-download package Stable Isotope Analysis for the R statistical environment.","DOI":"10.1111/j.1365-2656.2011.01806.x","ISSN":"1365-2656","title-short":"Comparing isotopic niche widths among and within communities","language":"en","author":[{"family":"Jackson","given":"Andrew L."},{"family":"Inger","given":"Richard"},{"family":"Parnell","given":"Andrew C."},{"family":"Bearhop","given":"Stuart"}],"issued":{"date-parts":[["2011"]]}}}],"schema":"https://github.com/citation-style-language/schema/raw/master/csl-citation.json"} </w:instrText>
      </w:r>
      <w:r w:rsidR="0057750C">
        <w:rPr>
          <w:lang w:val="en-US"/>
        </w:rPr>
        <w:fldChar w:fldCharType="separate"/>
      </w:r>
      <w:r w:rsidR="0057750C" w:rsidRPr="00F10212">
        <w:rPr>
          <w:rFonts w:cs="Times New Roman"/>
        </w:rPr>
        <w:t xml:space="preserve">(Jackson </w:t>
      </w:r>
      <w:r w:rsidR="0057750C" w:rsidRPr="00F10212">
        <w:rPr>
          <w:rFonts w:cs="Times New Roman"/>
          <w:i/>
          <w:iCs/>
        </w:rPr>
        <w:t>et al.</w:t>
      </w:r>
      <w:r w:rsidR="0057750C" w:rsidRPr="00F10212">
        <w:rPr>
          <w:rFonts w:cs="Times New Roman"/>
        </w:rPr>
        <w:t>, 2011)</w:t>
      </w:r>
      <w:r w:rsidR="0057750C">
        <w:rPr>
          <w:lang w:val="en-US"/>
        </w:rPr>
        <w:fldChar w:fldCharType="end"/>
      </w:r>
      <w:r w:rsidR="0057750C" w:rsidRPr="0057750C">
        <w:rPr>
          <w:lang w:val="en-US"/>
        </w:rPr>
        <w:t xml:space="preserve"> </w:t>
      </w:r>
      <w:r w:rsidR="0057750C">
        <w:rPr>
          <w:lang w:val="en-US"/>
        </w:rPr>
        <w:t xml:space="preserve">and bootstrapped (n = 10.000). </w:t>
      </w:r>
      <w:r w:rsidRPr="006A7723">
        <w:rPr>
          <w:lang w:val="en-US"/>
        </w:rPr>
        <w:t xml:space="preserve">Because sample sizes differed and most extreme individuals influence </w:t>
      </w:r>
      <w:r w:rsidR="0057750C">
        <w:rPr>
          <w:lang w:val="en-US"/>
        </w:rPr>
        <w:t>TA</w:t>
      </w:r>
      <w:r w:rsidRPr="006A7723">
        <w:rPr>
          <w:lang w:val="en-US"/>
        </w:rPr>
        <w:t>, standard ellipse areas corrected for small sample sizes (</w:t>
      </w:r>
      <w:proofErr w:type="spellStart"/>
      <w:r w:rsidRPr="006A7723">
        <w:rPr>
          <w:lang w:val="en-US"/>
        </w:rPr>
        <w:t>SEAc</w:t>
      </w:r>
      <w:proofErr w:type="spellEnd"/>
      <w:r w:rsidRPr="006A7723">
        <w:rPr>
          <w:lang w:val="en-US"/>
        </w:rPr>
        <w:t xml:space="preserve">) were calculated as a measure of core population isotopic niche </w:t>
      </w:r>
      <w:r w:rsidRPr="006A7723">
        <w:rPr>
          <w:lang w:val="en-US"/>
        </w:rPr>
        <w:fldChar w:fldCharType="begin"/>
      </w:r>
      <w:r w:rsidRPr="006A7723">
        <w:rPr>
          <w:lang w:val="en-US"/>
        </w:rPr>
        <w:instrText xml:space="preserve"> ADDIN ZOTERO_ITEM CSL_CITATION {"citationID":"c3Ftzcao","properties":{"formattedCitation":"(Jackson {\\i{}et al.}, 2012)","plainCitation":"(Jackson et al., 2012)","noteIndex":0},"citationItems":[{"id":2382,"uris":["http://zotero.org/users/4941387/items/9P95HTRK"],"uri":["http://zotero.org/users/4941387/items/9P95HTRK"],"itemData":{"id":2382,"type":"article-journal","title":"Population-level metrics of trophic structure based on stable isotopes and their application to invasion ecology","container-title":"PLoS ONE","page":"e31757","volume":"7","issue":"2","source":"Crossref","DOI":"10.1371/journal.pone.0031757","ISSN":"1932-6203","language":"en","author":[{"family":"Jackson","given":"Michelle C."},{"family":"Donohue","given":"Ian"},{"family":"Jackson","given":"Andrew L."},{"family":"Britton","given":"J. Robert"},{"family":"Harper","given":"David M."},{"family":"Grey","given":"Jonathan"}],"editor":[{"family":"Thrush","given":"Simon"}],"issued":{"date-parts":[["2012",2,21]]}}}],"schema":"https://github.com/citation-style-language/schema/raw/master/csl-citation.json"} </w:instrText>
      </w:r>
      <w:r w:rsidRPr="006A7723">
        <w:rPr>
          <w:lang w:val="en-US"/>
        </w:rPr>
        <w:fldChar w:fldCharType="separate"/>
      </w:r>
      <w:r w:rsidRPr="006A7723">
        <w:rPr>
          <w:rFonts w:cs="Times New Roman"/>
          <w:lang w:val="en-US"/>
        </w:rPr>
        <w:t xml:space="preserve">(Jackson </w:t>
      </w:r>
      <w:r w:rsidRPr="006A7723">
        <w:rPr>
          <w:rFonts w:cs="Times New Roman"/>
          <w:i/>
          <w:iCs/>
          <w:lang w:val="en-US"/>
        </w:rPr>
        <w:t>et al.</w:t>
      </w:r>
      <w:r w:rsidRPr="006A7723">
        <w:rPr>
          <w:rFonts w:cs="Times New Roman"/>
          <w:lang w:val="en-US"/>
        </w:rPr>
        <w:t>, 2012)</w:t>
      </w:r>
      <w:r w:rsidRPr="006A7723">
        <w:rPr>
          <w:lang w:val="en-US"/>
        </w:rPr>
        <w:fldChar w:fldCharType="end"/>
      </w:r>
      <w:r w:rsidRPr="006A7723">
        <w:rPr>
          <w:lang w:val="en-US"/>
        </w:rPr>
        <w:t xml:space="preserve">. </w:t>
      </w:r>
      <w:r w:rsidRPr="006A7723">
        <w:rPr>
          <w:lang w:val="en-US"/>
        </w:rPr>
        <w:lastRenderedPageBreak/>
        <w:t xml:space="preserve">The degree of overlap of </w:t>
      </w:r>
      <w:r w:rsidR="00512CD3">
        <w:rPr>
          <w:lang w:val="en-US"/>
        </w:rPr>
        <w:t xml:space="preserve">the </w:t>
      </w:r>
      <w:r w:rsidRPr="006A7723">
        <w:rPr>
          <w:lang w:val="en-US"/>
        </w:rPr>
        <w:t xml:space="preserve">isotopic </w:t>
      </w:r>
      <w:r w:rsidR="00512CD3">
        <w:rPr>
          <w:lang w:val="en-US"/>
        </w:rPr>
        <w:t>niches</w:t>
      </w:r>
      <w:r w:rsidRPr="006A7723">
        <w:rPr>
          <w:lang w:val="en-US"/>
        </w:rPr>
        <w:t xml:space="preserve"> </w:t>
      </w:r>
      <w:r>
        <w:rPr>
          <w:lang w:val="en-US"/>
        </w:rPr>
        <w:t xml:space="preserve">between species </w:t>
      </w:r>
      <w:r w:rsidRPr="006A7723">
        <w:rPr>
          <w:lang w:val="en-US"/>
        </w:rPr>
        <w:t xml:space="preserve">was calculated on </w:t>
      </w:r>
      <w:proofErr w:type="spellStart"/>
      <w:r w:rsidRPr="006A7723">
        <w:rPr>
          <w:lang w:val="en-US"/>
        </w:rPr>
        <w:t>SEAc</w:t>
      </w:r>
      <w:proofErr w:type="spellEnd"/>
      <w:r w:rsidRPr="006A7723">
        <w:rPr>
          <w:lang w:val="en-US"/>
        </w:rPr>
        <w:t xml:space="preserve"> as %overlap = area of overlap/niche area of the species considered. </w:t>
      </w:r>
      <w:r w:rsidR="00F10212">
        <w:rPr>
          <w:lang w:val="en-US"/>
        </w:rPr>
        <w:t>All these n</w:t>
      </w:r>
      <w:r w:rsidR="00442014" w:rsidRPr="006A7723">
        <w:rPr>
          <w:lang w:val="en-US"/>
        </w:rPr>
        <w:t xml:space="preserve">iche </w:t>
      </w:r>
      <w:r w:rsidR="003620C9" w:rsidRPr="006A7723">
        <w:rPr>
          <w:lang w:val="en-US"/>
        </w:rPr>
        <w:t xml:space="preserve">metrics were calculated </w:t>
      </w:r>
      <w:r w:rsidR="00A6241A">
        <w:rPr>
          <w:lang w:val="en-US"/>
        </w:rPr>
        <w:t>for</w:t>
      </w:r>
      <w:r w:rsidR="00A6241A" w:rsidRPr="006A7723">
        <w:rPr>
          <w:lang w:val="en-US"/>
        </w:rPr>
        <w:t xml:space="preserve"> </w:t>
      </w:r>
      <w:r w:rsidR="003620C9" w:rsidRPr="006A7723">
        <w:rPr>
          <w:lang w:val="en-US"/>
        </w:rPr>
        <w:t xml:space="preserve">each population </w:t>
      </w:r>
      <w:r w:rsidR="00A6241A">
        <w:rPr>
          <w:lang w:val="en-US"/>
        </w:rPr>
        <w:t>of target species composed of</w:t>
      </w:r>
      <w:r w:rsidR="00AD4ADD" w:rsidRPr="006A7723">
        <w:rPr>
          <w:lang w:val="en-US"/>
        </w:rPr>
        <w:t xml:space="preserve"> n &gt; 10</w:t>
      </w:r>
      <w:r w:rsidR="003620C9" w:rsidRPr="006A7723">
        <w:rPr>
          <w:lang w:val="en-US"/>
        </w:rPr>
        <w:t xml:space="preserve"> individuals</w:t>
      </w:r>
      <w:r w:rsidR="00442014" w:rsidRPr="006A7723">
        <w:rPr>
          <w:lang w:val="en-US"/>
        </w:rPr>
        <w:t xml:space="preserve"> </w:t>
      </w:r>
      <w:r w:rsidR="00442014" w:rsidRPr="006A7723">
        <w:rPr>
          <w:lang w:val="en-US"/>
        </w:rPr>
        <w:fldChar w:fldCharType="begin"/>
      </w:r>
      <w:r w:rsidR="00CD2EB3">
        <w:rPr>
          <w:lang w:val="en-US"/>
        </w:rPr>
        <w:instrText xml:space="preserve"> ADDIN ZOTERO_ITEM CSL_CITATION {"citationID":"b5HWjxka","properties":{"formattedCitation":"(following recommendations in Jackson {\\i{}et al.}, 2011)","plainCitation":"(following recommendations in Jackson et al., 2011)","noteIndex":0},"citationItems":[{"id":2325,"uris":["http://zotero.org/users/4941387/items/UACIGSUZ"],"uri":["http://zotero.org/users/4941387/items/UACIGSUZ"],"itemData":{"id":2325,"type":"article-journal","title":"Comparing isotopic niche widths among and within communities: SIBER – Stable Isotope Bayesian Ellipses in R","container-title":"Journal of Animal Ecology","page":"595-602","volume":"80","issue":"3","source":"Wiley Online Library","abstract":"1. The use of stable isotope data to infer characteristics of community structure and niche width of community members has become increasingly common. Although these developments have provided ecologists with new perspectives, their full impact has been hampered by an inability to statistically compare individual communities using descriptive metrics. 2. We solve these issues by reformulating the metrics in a Bayesian framework. This reformulation takes account of uncertainty in the sampled data and naturally incorporates error arising from the sampling process, propagating it through to the derived metrics. 3. Furthermore, we develop novel multivariate ellipse-based metrics as an alternative to the currently employed Convex Hull methods when applied to single community members. We show that unlike Convex Hulls, the ellipses are unbiased with respect to sample size, and their estimation via Bayesian inference allows robust comparison to be made among data sets comprising different sample sizes. 4. These new metrics, which we call SIBER (Stable Isotope Bayesian Ellipses in R), open up more avenues for direct comparison of isotopic niches across communities. The computational code to calculate the new metrics is implemented in the free-to-download package Stable Isotope Analysis for the R statistical environment.","DOI":"10.1111/j.1365-2656.2011.01806.x","ISSN":"1365-2656","title-short":"Comparing isotopic niche widths among and within communities","language":"en","author":[{"family":"Jackson","given":"Andrew L."},{"family":"Inger","given":"Richard"},{"family":"Parnell","given":"Andrew C."},{"family":"Bearhop","given":"Stuart"}],"issued":{"date-parts":[["2011"]]}},"prefix":"following recommendations in"}],"schema":"https://github.com/citation-style-language/schema/raw/master/csl-citation.json"} </w:instrText>
      </w:r>
      <w:r w:rsidR="00442014" w:rsidRPr="006A7723">
        <w:rPr>
          <w:lang w:val="en-US"/>
        </w:rPr>
        <w:fldChar w:fldCharType="separate"/>
      </w:r>
      <w:r w:rsidR="006F3FF4" w:rsidRPr="006F3FF4">
        <w:rPr>
          <w:rFonts w:cs="Times New Roman"/>
        </w:rPr>
        <w:t xml:space="preserve">(following recommendations in Jackson </w:t>
      </w:r>
      <w:r w:rsidR="006F3FF4" w:rsidRPr="006F3FF4">
        <w:rPr>
          <w:rFonts w:cs="Times New Roman"/>
          <w:i/>
          <w:iCs/>
        </w:rPr>
        <w:t>et al.</w:t>
      </w:r>
      <w:r w:rsidR="006F3FF4" w:rsidRPr="006F3FF4">
        <w:rPr>
          <w:rFonts w:cs="Times New Roman"/>
        </w:rPr>
        <w:t>, 2011)</w:t>
      </w:r>
      <w:r w:rsidR="00442014" w:rsidRPr="006A7723">
        <w:rPr>
          <w:lang w:val="en-US"/>
        </w:rPr>
        <w:fldChar w:fldCharType="end"/>
      </w:r>
      <w:r w:rsidR="00A36724">
        <w:rPr>
          <w:lang w:val="en-US"/>
        </w:rPr>
        <w:t>.</w:t>
      </w:r>
      <w:r w:rsidR="002A1CF0">
        <w:rPr>
          <w:lang w:val="en-US"/>
        </w:rPr>
        <w:t xml:space="preserve"> </w:t>
      </w:r>
      <w:r w:rsidR="00825F65">
        <w:rPr>
          <w:lang w:val="en-US"/>
        </w:rPr>
        <w:t>I</w:t>
      </w:r>
      <w:r w:rsidR="0004293A" w:rsidRPr="006A7723">
        <w:rPr>
          <w:lang w:val="en-US"/>
        </w:rPr>
        <w:t>n</w:t>
      </w:r>
      <w:r w:rsidR="001113E3">
        <w:rPr>
          <w:lang w:val="en-US"/>
        </w:rPr>
        <w:t xml:space="preserve"> three</w:t>
      </w:r>
      <w:r w:rsidR="00FD72A2" w:rsidRPr="006A7723">
        <w:rPr>
          <w:lang w:val="en-US"/>
        </w:rPr>
        <w:t xml:space="preserve"> </w:t>
      </w:r>
      <w:r w:rsidR="00D16F17">
        <w:rPr>
          <w:lang w:val="en-US"/>
        </w:rPr>
        <w:t xml:space="preserve">newt </w:t>
      </w:r>
      <w:r w:rsidR="00FD72A2" w:rsidRPr="006A7723">
        <w:rPr>
          <w:lang w:val="en-US"/>
        </w:rPr>
        <w:t>population</w:t>
      </w:r>
      <w:r w:rsidR="0004293A" w:rsidRPr="006A7723">
        <w:rPr>
          <w:lang w:val="en-US"/>
        </w:rPr>
        <w:t>s, we sampled</w:t>
      </w:r>
      <w:r w:rsidR="001113E3">
        <w:rPr>
          <w:lang w:val="en-US"/>
        </w:rPr>
        <w:t xml:space="preserve"> only</w:t>
      </w:r>
      <w:r w:rsidR="0004293A" w:rsidRPr="006A7723">
        <w:rPr>
          <w:lang w:val="en-US"/>
        </w:rPr>
        <w:t xml:space="preserve"> </w:t>
      </w:r>
      <w:r w:rsidR="001113E3">
        <w:rPr>
          <w:lang w:val="en-US"/>
        </w:rPr>
        <w:t>7-9</w:t>
      </w:r>
      <w:r w:rsidR="0004293A" w:rsidRPr="006A7723">
        <w:rPr>
          <w:lang w:val="en-US"/>
        </w:rPr>
        <w:t xml:space="preserve"> individuals </w:t>
      </w:r>
      <w:r w:rsidR="00A6241A">
        <w:rPr>
          <w:lang w:val="en-US"/>
        </w:rPr>
        <w:t>despite intensive trapping</w:t>
      </w:r>
      <w:r w:rsidR="00CD49E7">
        <w:rPr>
          <w:lang w:val="en-US"/>
        </w:rPr>
        <w:t xml:space="preserve">, reflecting their </w:t>
      </w:r>
      <w:r w:rsidR="008431B3">
        <w:rPr>
          <w:lang w:val="en-US"/>
        </w:rPr>
        <w:t xml:space="preserve">actual </w:t>
      </w:r>
      <w:r w:rsidR="00CD49E7">
        <w:rPr>
          <w:lang w:val="en-US"/>
        </w:rPr>
        <w:t>abundance in those ponds</w:t>
      </w:r>
      <w:r>
        <w:rPr>
          <w:lang w:val="en-US"/>
        </w:rPr>
        <w:t xml:space="preserve"> </w:t>
      </w:r>
      <w:r w:rsidRPr="006A7723">
        <w:rPr>
          <w:lang w:val="en-US"/>
        </w:rPr>
        <w:t>(</w:t>
      </w:r>
      <w:r>
        <w:rPr>
          <w:lang w:val="en-US"/>
        </w:rPr>
        <w:t>Table 1</w:t>
      </w:r>
      <w:r w:rsidRPr="006A7723">
        <w:rPr>
          <w:lang w:val="en-US"/>
        </w:rPr>
        <w:t>)</w:t>
      </w:r>
      <w:r w:rsidR="001113E3">
        <w:rPr>
          <w:lang w:val="en-US"/>
        </w:rPr>
        <w:t xml:space="preserve">. Because </w:t>
      </w:r>
      <w:r w:rsidR="00A6241A">
        <w:rPr>
          <w:lang w:val="en-US"/>
        </w:rPr>
        <w:t xml:space="preserve">high rates of </w:t>
      </w:r>
      <w:r w:rsidR="0004293A" w:rsidRPr="006A7723">
        <w:rPr>
          <w:lang w:val="en-US"/>
        </w:rPr>
        <w:t>recaptures attested that</w:t>
      </w:r>
      <w:r w:rsidR="008A1E31">
        <w:rPr>
          <w:lang w:val="en-US"/>
        </w:rPr>
        <w:t xml:space="preserve"> </w:t>
      </w:r>
      <w:r w:rsidR="00BC7805">
        <w:rPr>
          <w:lang w:val="en-US"/>
        </w:rPr>
        <w:t>the wh</w:t>
      </w:r>
      <w:r w:rsidR="00F10212">
        <w:rPr>
          <w:lang w:val="en-US"/>
        </w:rPr>
        <w:t xml:space="preserve">ole population had been sampled, </w:t>
      </w:r>
      <w:r w:rsidR="00825F65">
        <w:rPr>
          <w:lang w:val="en-US"/>
        </w:rPr>
        <w:t xml:space="preserve">we </w:t>
      </w:r>
      <w:r w:rsidR="0004293A" w:rsidRPr="006A7723">
        <w:rPr>
          <w:lang w:val="en-US"/>
        </w:rPr>
        <w:t xml:space="preserve">calculated niche metrics </w:t>
      </w:r>
      <w:r w:rsidR="00F868D0">
        <w:rPr>
          <w:lang w:val="en-US"/>
        </w:rPr>
        <w:t>for</w:t>
      </w:r>
      <w:r w:rsidR="00F868D0" w:rsidRPr="006A7723">
        <w:rPr>
          <w:lang w:val="en-US"/>
        </w:rPr>
        <w:t xml:space="preserve"> </w:t>
      </w:r>
      <w:r w:rsidR="0004293A" w:rsidRPr="006A7723">
        <w:rPr>
          <w:lang w:val="en-US"/>
        </w:rPr>
        <w:t>these populations as well</w:t>
      </w:r>
      <w:r w:rsidR="008431B3">
        <w:rPr>
          <w:lang w:val="en-US"/>
        </w:rPr>
        <w:t>, because we think that they represent a necessary and realistic part of food web variations.</w:t>
      </w:r>
      <w:r w:rsidR="001113E3">
        <w:rPr>
          <w:lang w:val="en-US"/>
        </w:rPr>
        <w:t xml:space="preserve"> </w:t>
      </w:r>
      <w:r w:rsidR="008431B3">
        <w:rPr>
          <w:lang w:val="en-US"/>
        </w:rPr>
        <w:t xml:space="preserve">We </w:t>
      </w:r>
      <w:r w:rsidR="00371E7D">
        <w:rPr>
          <w:lang w:val="en-US"/>
        </w:rPr>
        <w:t>made sure that they</w:t>
      </w:r>
      <w:r w:rsidR="00C132E5">
        <w:rPr>
          <w:lang w:val="en-US"/>
        </w:rPr>
        <w:t xml:space="preserve"> </w:t>
      </w:r>
      <w:r w:rsidR="00C132E5" w:rsidRPr="006A7723">
        <w:rPr>
          <w:lang w:val="en-US"/>
        </w:rPr>
        <w:t xml:space="preserve">were not responsible for particular tendencies </w:t>
      </w:r>
      <w:r w:rsidR="00C132E5">
        <w:rPr>
          <w:lang w:val="en-US"/>
        </w:rPr>
        <w:t>in the results</w:t>
      </w:r>
      <w:r w:rsidR="001E5F71">
        <w:rPr>
          <w:lang w:val="en-US"/>
        </w:rPr>
        <w:t xml:space="preserve">. </w:t>
      </w:r>
      <w:r w:rsidR="00E56BD6">
        <w:rPr>
          <w:rFonts w:cs="Times New Roman"/>
          <w:lang w:val="en-US"/>
        </w:rPr>
        <w:t>Niche metrics of</w:t>
      </w:r>
      <w:r w:rsidR="00FD2B5E">
        <w:rPr>
          <w:rFonts w:cs="Times New Roman"/>
          <w:lang w:val="en-US"/>
        </w:rPr>
        <w:t xml:space="preserve"> 44</w:t>
      </w:r>
      <w:r w:rsidR="00E56BD6">
        <w:rPr>
          <w:rFonts w:cs="Times New Roman"/>
          <w:lang w:val="en-US"/>
        </w:rPr>
        <w:t xml:space="preserve"> amphibian populations were calculated in 5, 6, 6 and 6 uninvaded ponds as well as 10, 4, </w:t>
      </w:r>
      <w:r w:rsidR="00FD2B5E">
        <w:rPr>
          <w:rFonts w:cs="Times New Roman"/>
          <w:lang w:val="en-US"/>
        </w:rPr>
        <w:t>6</w:t>
      </w:r>
      <w:r w:rsidR="00E56BD6">
        <w:rPr>
          <w:rFonts w:cs="Times New Roman"/>
          <w:lang w:val="en-US"/>
        </w:rPr>
        <w:t xml:space="preserve"> and one invaded ponds, for the agile frog, European tree frog, palmate newt and marbled newt, respectively (Table 1).</w:t>
      </w:r>
      <w:r w:rsidR="00216E56">
        <w:rPr>
          <w:rFonts w:cs="Times New Roman"/>
          <w:lang w:val="en-US"/>
        </w:rPr>
        <w:t xml:space="preserve"> Niche metrics were also calculated for 13 and 9 populations of adult and juvenile crayfish, respectively.</w:t>
      </w:r>
      <w:r w:rsidR="008830F3">
        <w:rPr>
          <w:rFonts w:cs="Times New Roman"/>
          <w:lang w:val="en-US"/>
        </w:rPr>
        <w:t xml:space="preserve"> </w:t>
      </w:r>
    </w:p>
    <w:p w14:paraId="50B5B9CE" w14:textId="2D6DFAB7" w:rsidR="004F34EA" w:rsidRPr="002E6CAB" w:rsidRDefault="0081681D" w:rsidP="0081681D">
      <w:pPr>
        <w:pStyle w:val="Titre2"/>
        <w:rPr>
          <w:lang w:val="en-US"/>
        </w:rPr>
      </w:pPr>
      <w:r w:rsidRPr="002E6CAB">
        <w:rPr>
          <w:lang w:val="en-US"/>
        </w:rPr>
        <w:t>Statistical analyses</w:t>
      </w:r>
    </w:p>
    <w:p w14:paraId="0591641C" w14:textId="36D9805F" w:rsidR="0069176A" w:rsidRPr="0069176A" w:rsidRDefault="00AF60A5" w:rsidP="000C0A09">
      <w:pPr>
        <w:rPr>
          <w:color w:val="D9D9D9" w:themeColor="background1" w:themeShade="D9"/>
          <w:lang w:val="en-US"/>
        </w:rPr>
      </w:pPr>
      <w:r w:rsidRPr="006A7723">
        <w:rPr>
          <w:lang w:val="en-US"/>
        </w:rPr>
        <w:t>All analyses were conducted in R version 3.5.5</w:t>
      </w:r>
      <w:r>
        <w:rPr>
          <w:lang w:val="en-US"/>
        </w:rPr>
        <w:t xml:space="preserve"> </w:t>
      </w:r>
      <w:r>
        <w:rPr>
          <w:lang w:val="en-US"/>
        </w:rPr>
        <w:fldChar w:fldCharType="begin"/>
      </w:r>
      <w:r>
        <w:rPr>
          <w:lang w:val="en-US"/>
        </w:rPr>
        <w:instrText xml:space="preserve"> ADDIN ZOTERO_ITEM CSL_CITATION {"citationID":"XZZT2B6J","properties":{"formattedCitation":"(R Core Team, 2018)","plainCitation":"(R Core Team, 2018)","noteIndex":0},"citationItems":[{"id":1798,"uris":["http://zotero.org/users/4941387/items/GFTGK689"],"uri":["http://zotero.org/users/4941387/items/GFTGK689"],"itemData":{"id":1798,"type":"book","title":"R: A language and environment for statistical computing","publisher":"R Foundation for Statistical Computing","publisher-place":"Vienna, Austria","event-place":"Vienna, Austria","URL":"https://www.R-project.org/","author":[{"family":"R Core Team","given":""}],"issued":{"date-parts":[["2018"]]}}}],"schema":"https://github.com/citation-style-language/schema/raw/master/csl-citation.json"} </w:instrText>
      </w:r>
      <w:r>
        <w:rPr>
          <w:lang w:val="en-US"/>
        </w:rPr>
        <w:fldChar w:fldCharType="separate"/>
      </w:r>
      <w:r w:rsidRPr="003E4664">
        <w:rPr>
          <w:rFonts w:cs="Times New Roman"/>
        </w:rPr>
        <w:t>(R Core Team, 2018)</w:t>
      </w:r>
      <w:r>
        <w:rPr>
          <w:lang w:val="en-US"/>
        </w:rPr>
        <w:fldChar w:fldCharType="end"/>
      </w:r>
      <w:r>
        <w:rPr>
          <w:lang w:val="en-US"/>
        </w:rPr>
        <w:t xml:space="preserve">. </w:t>
      </w:r>
      <w:r w:rsidR="00C558CD">
        <w:rPr>
          <w:lang w:val="en-US"/>
        </w:rPr>
        <w:t>U</w:t>
      </w:r>
      <w:r w:rsidR="00C558CD" w:rsidRPr="002E6CAB">
        <w:rPr>
          <w:lang w:val="en-US"/>
        </w:rPr>
        <w:t>sing linear mixed models</w:t>
      </w:r>
      <w:r>
        <w:rPr>
          <w:lang w:val="en-US"/>
        </w:rPr>
        <w:t xml:space="preserve"> </w:t>
      </w:r>
      <w:r w:rsidRPr="006A7723">
        <w:rPr>
          <w:lang w:val="en-US"/>
        </w:rPr>
        <w:fldChar w:fldCharType="begin"/>
      </w:r>
      <w:r>
        <w:rPr>
          <w:lang w:val="en-US"/>
        </w:rPr>
        <w:instrText xml:space="preserve"> ADDIN ZOTERO_ITEM CSL_CITATION {"citationID":"8gx90Tcy","properties":{"formattedCitation":"(R package lme4, Bates {\\i{}et al.}, 2014)","plainCitation":"(R package lme4, Bates et al., 2014)","noteIndex":0},"citationItems":[{"id":2878,"uris":["http://zotero.org/users/4941387/items/ND9QHV23"],"uri":["http://zotero.org/users/4941387/items/ND9QHV23"],"itemData":{"id":2878,"type":"article-journal","title":"Fitting Linear Mixed-Effects Models using lme4","container-title":"arXiv:1406.5823 [stat]","source":"arXiv.org","abstract":"Maximum likelihood or restricted maximum likelihood (REML) estimates of the parameters in linear mixed-e</w:instrText>
      </w:r>
      <w:r>
        <w:rPr>
          <w:rFonts w:ascii="Cambria Math" w:hAnsi="Cambria Math" w:cs="Cambria Math"/>
          <w:lang w:val="en-US"/>
        </w:rPr>
        <w:instrText>ﬀ</w:instrText>
      </w:r>
      <w:r>
        <w:rPr>
          <w:lang w:val="en-US"/>
        </w:rPr>
        <w:instrText>ects models can be determined using the lmer function in the lme4 package for R. As for most model-</w:instrText>
      </w:r>
      <w:r>
        <w:rPr>
          <w:rFonts w:cs="Times New Roman"/>
          <w:lang w:val="en-US"/>
        </w:rPr>
        <w:instrText>ﬁ</w:instrText>
      </w:r>
      <w:r>
        <w:rPr>
          <w:lang w:val="en-US"/>
        </w:rPr>
        <w:instrText>tting functions in R, the model is described in an lmer call by a formula, in this case including both ﬁxed- and random-e</w:instrText>
      </w:r>
      <w:r>
        <w:rPr>
          <w:rFonts w:ascii="Cambria Math" w:hAnsi="Cambria Math" w:cs="Cambria Math"/>
          <w:lang w:val="en-US"/>
        </w:rPr>
        <w:instrText>ﬀ</w:instrText>
      </w:r>
      <w:r>
        <w:rPr>
          <w:lang w:val="en-US"/>
        </w:rPr>
        <w:instrText>ects terms. The formula and data together determine a numerical representation of the model from which the pro</w:instrText>
      </w:r>
      <w:r>
        <w:rPr>
          <w:rFonts w:cs="Times New Roman"/>
          <w:lang w:val="en-US"/>
        </w:rPr>
        <w:instrText>ﬁ</w:instrText>
      </w:r>
      <w:r>
        <w:rPr>
          <w:lang w:val="en-US"/>
        </w:rPr>
        <w:instrText>led deviance or the pro</w:instrText>
      </w:r>
      <w:r>
        <w:rPr>
          <w:rFonts w:cs="Times New Roman"/>
          <w:lang w:val="en-US"/>
        </w:rPr>
        <w:instrText>ﬁ</w:instrText>
      </w:r>
      <w:r>
        <w:rPr>
          <w:lang w:val="en-US"/>
        </w:rPr>
        <w:instrText>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proﬁled deviance or REML criterion, and the structure of classes or types that represents such a model. Su</w:instrText>
      </w:r>
      <w:r>
        <w:rPr>
          <w:rFonts w:ascii="Cambria Math" w:hAnsi="Cambria Math" w:cs="Cambria Math"/>
          <w:lang w:val="en-US"/>
        </w:rPr>
        <w:instrText>ﬃ</w:instrText>
      </w:r>
      <w:r>
        <w:rPr>
          <w:lang w:val="en-US"/>
        </w:rPr>
        <w:instrText xml:space="preserve">cient detail is included to allow specialization of these structures by users who wish to write functions to </w:instrText>
      </w:r>
      <w:r>
        <w:rPr>
          <w:rFonts w:cs="Times New Roman"/>
          <w:lang w:val="en-US"/>
        </w:rPr>
        <w:instrText>ﬁ</w:instrText>
      </w:r>
      <w:r>
        <w:rPr>
          <w:lang w:val="en-US"/>
        </w:rPr>
        <w:instrText xml:space="preserve">t specialized linear mixed models, such as models incorporating pedigrees or smoothing splines, that are not easily expressible in the formula language used by lmer.","URL":"http://arxiv.org/abs/1406.5823","note":"arXiv: 1406.5823","language":"en","author":[{"family":"Bates","given":"Douglas"},{"family":"Mächler","given":"Martin"},{"family":"Bolker","given":"Ben"},{"family":"Walker","given":"Steve"}],"issued":{"date-parts":[["2014",6,23]]},"accessed":{"date-parts":[["2018",9,21]]}},"prefix":"R package lme4, "}],"schema":"https://github.com/citation-style-language/schema/raw/master/csl-citation.json"} </w:instrText>
      </w:r>
      <w:r w:rsidRPr="006A7723">
        <w:rPr>
          <w:lang w:val="en-US"/>
        </w:rPr>
        <w:fldChar w:fldCharType="separate"/>
      </w:r>
      <w:r w:rsidRPr="00AF60A5">
        <w:rPr>
          <w:rFonts w:cs="Times New Roman"/>
          <w:szCs w:val="24"/>
        </w:rPr>
        <w:t xml:space="preserve">(R package lme4, Bates </w:t>
      </w:r>
      <w:r w:rsidRPr="00AF60A5">
        <w:rPr>
          <w:rFonts w:cs="Times New Roman"/>
          <w:i/>
          <w:iCs/>
          <w:szCs w:val="24"/>
        </w:rPr>
        <w:t>et al.</w:t>
      </w:r>
      <w:r w:rsidRPr="00AF60A5">
        <w:rPr>
          <w:rFonts w:cs="Times New Roman"/>
          <w:szCs w:val="24"/>
        </w:rPr>
        <w:t>, 2014)</w:t>
      </w:r>
      <w:r w:rsidRPr="006A7723">
        <w:rPr>
          <w:lang w:val="en-US"/>
        </w:rPr>
        <w:fldChar w:fldCharType="end"/>
      </w:r>
      <w:r w:rsidR="00C558CD">
        <w:rPr>
          <w:lang w:val="en-US"/>
        </w:rPr>
        <w:t>, w</w:t>
      </w:r>
      <w:r w:rsidR="008375AB" w:rsidRPr="002E6CAB">
        <w:rPr>
          <w:lang w:val="en-US"/>
        </w:rPr>
        <w:t xml:space="preserve">e tested whether </w:t>
      </w:r>
      <w:r w:rsidR="00E975DA" w:rsidRPr="002E6CAB">
        <w:rPr>
          <w:lang w:val="en-US"/>
        </w:rPr>
        <w:t xml:space="preserve">the variation </w:t>
      </w:r>
      <w:r w:rsidR="008375AB" w:rsidRPr="002E6CAB">
        <w:rPr>
          <w:lang w:val="en-US"/>
        </w:rPr>
        <w:t xml:space="preserve">in amphibian niche </w:t>
      </w:r>
      <w:r w:rsidR="00C558CD">
        <w:rPr>
          <w:lang w:val="en-US"/>
        </w:rPr>
        <w:t>metrics</w:t>
      </w:r>
      <w:r w:rsidR="008375AB" w:rsidRPr="002E6CAB">
        <w:rPr>
          <w:lang w:val="en-US"/>
        </w:rPr>
        <w:t xml:space="preserve"> (</w:t>
      </w:r>
      <w:proofErr w:type="spellStart"/>
      <w:r w:rsidR="008375AB" w:rsidRPr="002E6CAB">
        <w:rPr>
          <w:lang w:val="en-US"/>
        </w:rPr>
        <w:t>SEAc</w:t>
      </w:r>
      <w:proofErr w:type="spellEnd"/>
      <w:r w:rsidR="008375AB" w:rsidRPr="002E6CAB">
        <w:rPr>
          <w:lang w:val="en-US"/>
        </w:rPr>
        <w:t>, TA, NR, CR</w:t>
      </w:r>
      <w:r w:rsidR="00C558CD">
        <w:rPr>
          <w:lang w:val="en-US"/>
        </w:rPr>
        <w:t>, CD, MNND, SDNND</w:t>
      </w:r>
      <w:r w:rsidR="008375AB" w:rsidRPr="002E6CAB">
        <w:rPr>
          <w:lang w:val="en-US"/>
        </w:rPr>
        <w:t>)</w:t>
      </w:r>
      <w:r w:rsidR="00E975DA" w:rsidRPr="002E6CAB">
        <w:rPr>
          <w:lang w:val="en-US"/>
        </w:rPr>
        <w:t xml:space="preserve"> was associated to crayfish abundance</w:t>
      </w:r>
      <w:r w:rsidR="00C558CD">
        <w:rPr>
          <w:lang w:val="en-US"/>
        </w:rPr>
        <w:t>, crayfish presence, and the four environmental characteristics (pond area, canopy cover, aquatic vegetation cover and pond management)</w:t>
      </w:r>
      <w:r w:rsidR="008375AB" w:rsidRPr="002E6CAB">
        <w:rPr>
          <w:lang w:val="en-US"/>
        </w:rPr>
        <w:t xml:space="preserve"> with </w:t>
      </w:r>
      <w:r w:rsidR="008375AB" w:rsidRPr="002E6CAB">
        <w:rPr>
          <w:rFonts w:cs="Times New Roman"/>
          <w:lang w:val="en-US"/>
        </w:rPr>
        <w:t>amphibian species and pond</w:t>
      </w:r>
      <w:r w:rsidR="00C558CD">
        <w:rPr>
          <w:rFonts w:cs="Times New Roman"/>
          <w:lang w:val="en-US"/>
        </w:rPr>
        <w:t xml:space="preserve"> identity</w:t>
      </w:r>
      <w:r w:rsidR="008375AB" w:rsidRPr="002E6CAB">
        <w:rPr>
          <w:rFonts w:cs="Times New Roman"/>
          <w:lang w:val="en-US"/>
        </w:rPr>
        <w:t xml:space="preserve"> included as random factors.</w:t>
      </w:r>
      <w:r>
        <w:rPr>
          <w:rFonts w:cs="Times New Roman"/>
          <w:lang w:val="en-US"/>
        </w:rPr>
        <w:t xml:space="preserve"> When a random factor was singular, it was removed from the model. </w:t>
      </w:r>
      <w:r w:rsidR="001B1C64" w:rsidRPr="002E6CAB">
        <w:rPr>
          <w:rFonts w:cs="Times New Roman"/>
          <w:lang w:val="en-US"/>
        </w:rPr>
        <w:t xml:space="preserve">All niche metrics were log-transformed to meet assumptions of residuals normality. </w:t>
      </w:r>
      <w:r w:rsidR="00853F3D">
        <w:rPr>
          <w:rFonts w:cs="Times New Roman"/>
          <w:lang w:val="en-US"/>
        </w:rPr>
        <w:t>Aquatic vegetation cover was correlated to area (Pearson correlation coefficients, r = -0.33), canopy cover (r = -0.37) and crayfish abundance (r = -0.45)</w:t>
      </w:r>
      <w:r w:rsidR="00853F3D">
        <w:rPr>
          <w:lang w:val="en-US"/>
        </w:rPr>
        <w:t>. Canopy cover and crayfish abundance were lower in managed ponds (Mann-Whitney test, p &lt; 0.05), and canopy cover was higher and aquatic vegetation cover was lower in invaded ponds</w:t>
      </w:r>
      <w:r w:rsidR="00046916">
        <w:rPr>
          <w:lang w:val="en-US"/>
        </w:rPr>
        <w:t xml:space="preserve"> (p &lt; 0.0</w:t>
      </w:r>
      <w:r w:rsidR="007E31C2">
        <w:rPr>
          <w:lang w:val="en-US"/>
        </w:rPr>
        <w:t>01</w:t>
      </w:r>
      <w:r w:rsidR="00046916">
        <w:rPr>
          <w:lang w:val="en-US"/>
        </w:rPr>
        <w:t>)</w:t>
      </w:r>
      <w:r w:rsidR="00853F3D">
        <w:rPr>
          <w:lang w:val="en-US"/>
        </w:rPr>
        <w:t xml:space="preserve">. </w:t>
      </w:r>
      <w:r w:rsidR="007E31C2">
        <w:rPr>
          <w:rFonts w:cs="Times New Roman"/>
          <w:lang w:val="en-US"/>
        </w:rPr>
        <w:t xml:space="preserve">Correlations between environmental characteristics are frequent in natural ecosystems, so that we tested each variable alone in models. </w:t>
      </w:r>
      <w:r w:rsidR="00B6133A">
        <w:rPr>
          <w:rFonts w:cs="Times New Roman"/>
          <w:lang w:val="en-US"/>
        </w:rPr>
        <w:t>For each niche metric, m</w:t>
      </w:r>
      <w:r w:rsidR="002F5C50" w:rsidRPr="002F5C50">
        <w:rPr>
          <w:rFonts w:cs="Times New Roman"/>
          <w:lang w:val="en-US"/>
        </w:rPr>
        <w:t>odels were</w:t>
      </w:r>
      <w:r w:rsidR="002F5C50">
        <w:rPr>
          <w:rFonts w:cs="Times New Roman"/>
          <w:lang w:val="en-US"/>
        </w:rPr>
        <w:t xml:space="preserve"> </w:t>
      </w:r>
      <w:r w:rsidR="002F5C50" w:rsidRPr="002F5C50">
        <w:rPr>
          <w:rFonts w:cs="Times New Roman"/>
          <w:lang w:val="en-US"/>
        </w:rPr>
        <w:t>ranked by the Akaike information criterion corrected for small sample</w:t>
      </w:r>
      <w:r w:rsidR="002F5C50">
        <w:rPr>
          <w:rFonts w:cs="Times New Roman"/>
          <w:lang w:val="en-US"/>
        </w:rPr>
        <w:t xml:space="preserve"> </w:t>
      </w:r>
      <w:r w:rsidR="002F5C50" w:rsidRPr="002F5C50">
        <w:rPr>
          <w:rFonts w:cs="Times New Roman"/>
          <w:lang w:val="en-US"/>
        </w:rPr>
        <w:t xml:space="preserve">sizes (AICc, Burnham </w:t>
      </w:r>
      <w:r w:rsidR="002F5C50" w:rsidRPr="002F5C50">
        <w:rPr>
          <w:rFonts w:cs="Times New Roman"/>
          <w:lang w:val="en-US"/>
        </w:rPr>
        <w:lastRenderedPageBreak/>
        <w:t>&amp; Anderson, 2003)</w:t>
      </w:r>
      <w:r>
        <w:rPr>
          <w:rFonts w:cs="Times New Roman"/>
          <w:lang w:val="en-US"/>
        </w:rPr>
        <w:t xml:space="preserve"> along with a null model containing only random factors</w:t>
      </w:r>
      <w:r w:rsidR="002F5C50" w:rsidRPr="002F5C50">
        <w:rPr>
          <w:rFonts w:cs="Times New Roman"/>
          <w:lang w:val="en-US"/>
        </w:rPr>
        <w:t>.</w:t>
      </w:r>
      <w:r w:rsidR="002F5C50">
        <w:rPr>
          <w:rFonts w:cs="Times New Roman"/>
          <w:lang w:val="en-US"/>
        </w:rPr>
        <w:t xml:space="preserve"> </w:t>
      </w:r>
      <w:r w:rsidR="00B6133A">
        <w:rPr>
          <w:rFonts w:cs="Times New Roman"/>
          <w:lang w:val="en-US"/>
        </w:rPr>
        <w:t>Models within ΔAICc &lt; 2 were considered equivalent in their probability of best explaining the data</w:t>
      </w:r>
      <w:r>
        <w:rPr>
          <w:rFonts w:cs="Times New Roman"/>
          <w:lang w:val="en-US"/>
        </w:rPr>
        <w:t xml:space="preserve"> </w:t>
      </w:r>
      <w:r w:rsidRPr="006A7723">
        <w:rPr>
          <w:rFonts w:cs="Times New Roman"/>
          <w:lang w:val="en-US"/>
        </w:rPr>
        <w:fldChar w:fldCharType="begin"/>
      </w:r>
      <w:r w:rsidRPr="006A7723">
        <w:rPr>
          <w:rFonts w:cs="Times New Roman"/>
          <w:lang w:val="en-US"/>
        </w:rPr>
        <w:instrText xml:space="preserve"> ADDIN ZOTERO_ITEM CSL_CITATION {"citationID":"aHsporUt","properties":{"formattedCitation":"(Burnham and Anderson, 2003)","plainCitation":"(Burnham and Anderson, 2003)","noteIndex":0},"citationItems":[{"id":722,"uris":["http://zotero.org/users/4941387/items/R8TRKEWF"],"uri":["http://zotero.org/users/4941387/items/R8TRKEWF"],"itemData":{"id":722,"type":"book","title":"Model selection and multimodel inference: a practical information-theoretic approach","publisher":"Springer Science &amp; Business Media","author":[{"family":"Burnham","given":"K.P."},{"family":"Anderson","given":"D.R."}],"issued":{"date-parts":[["2003"]]}}}],"schema":"https://github.com/citation-style-language/schema/raw/master/csl-citation.json"} </w:instrText>
      </w:r>
      <w:r w:rsidRPr="006A7723">
        <w:rPr>
          <w:rFonts w:cs="Times New Roman"/>
          <w:lang w:val="en-US"/>
        </w:rPr>
        <w:fldChar w:fldCharType="separate"/>
      </w:r>
      <w:r w:rsidRPr="006A7723">
        <w:rPr>
          <w:rFonts w:cs="Times New Roman"/>
          <w:lang w:val="en-US"/>
        </w:rPr>
        <w:t>(Burnham and Anderson, 2003)</w:t>
      </w:r>
      <w:r w:rsidRPr="006A7723">
        <w:rPr>
          <w:rFonts w:cs="Times New Roman"/>
          <w:lang w:val="en-US"/>
        </w:rPr>
        <w:fldChar w:fldCharType="end"/>
      </w:r>
      <w:r w:rsidRPr="006A7723">
        <w:rPr>
          <w:rFonts w:cs="Times New Roman"/>
          <w:lang w:val="en-US"/>
        </w:rPr>
        <w:t xml:space="preserve">. </w:t>
      </w:r>
      <w:r w:rsidR="0069491A">
        <w:rPr>
          <w:lang w:val="en-US"/>
        </w:rPr>
        <w:t>Finally, w</w:t>
      </w:r>
      <w:r w:rsidR="0069176A">
        <w:rPr>
          <w:lang w:val="en-US"/>
        </w:rPr>
        <w:t xml:space="preserve">e tested for an ontogenetic shift in the isotopic signature of crayfish with a linear model, using TP or </w:t>
      </w:r>
      <w:r w:rsidR="0069176A" w:rsidRPr="006A7723">
        <w:rPr>
          <w:lang w:val="en-US"/>
        </w:rPr>
        <w:t>δ</w:t>
      </w:r>
      <w:r w:rsidR="0069176A" w:rsidRPr="00CD3419">
        <w:rPr>
          <w:vertAlign w:val="superscript"/>
          <w:lang w:val="en-US"/>
        </w:rPr>
        <w:t>13</w:t>
      </w:r>
      <w:r w:rsidR="0069176A" w:rsidRPr="006A7723">
        <w:rPr>
          <w:lang w:val="en-US"/>
        </w:rPr>
        <w:t>C</w:t>
      </w:r>
      <w:r w:rsidR="0069176A" w:rsidRPr="006A7723">
        <w:rPr>
          <w:vertAlign w:val="subscript"/>
          <w:lang w:val="en-US"/>
        </w:rPr>
        <w:t>cor</w:t>
      </w:r>
      <w:r w:rsidR="0069176A">
        <w:rPr>
          <w:lang w:val="en-US"/>
        </w:rPr>
        <w:t xml:space="preserve"> as </w:t>
      </w:r>
      <w:r w:rsidR="009D5DC3">
        <w:rPr>
          <w:lang w:val="en-US"/>
        </w:rPr>
        <w:t>response variable</w:t>
      </w:r>
      <w:r w:rsidR="00CD0515">
        <w:rPr>
          <w:lang w:val="en-US"/>
        </w:rPr>
        <w:t>,</w:t>
      </w:r>
      <w:r>
        <w:rPr>
          <w:lang w:val="en-US"/>
        </w:rPr>
        <w:t xml:space="preserve"> and</w:t>
      </w:r>
      <w:r w:rsidR="00D00ADC">
        <w:rPr>
          <w:lang w:val="en-US"/>
        </w:rPr>
        <w:t xml:space="preserve"> crayfish total length, pond, and their interaction </w:t>
      </w:r>
      <w:r w:rsidR="009D5DC3">
        <w:rPr>
          <w:lang w:val="en-US"/>
        </w:rPr>
        <w:t xml:space="preserve">as </w:t>
      </w:r>
      <w:r w:rsidR="00CD0515">
        <w:rPr>
          <w:lang w:val="en-US"/>
        </w:rPr>
        <w:t xml:space="preserve">fixed </w:t>
      </w:r>
      <w:r w:rsidR="009D5DC3">
        <w:rPr>
          <w:lang w:val="en-US"/>
        </w:rPr>
        <w:t>factor</w:t>
      </w:r>
      <w:r w:rsidR="00D00ADC">
        <w:rPr>
          <w:lang w:val="en-US"/>
        </w:rPr>
        <w:t>s.</w:t>
      </w:r>
      <w:r w:rsidR="009D5DC3">
        <w:rPr>
          <w:lang w:val="en-US"/>
        </w:rPr>
        <w:t xml:space="preserve"> </w:t>
      </w:r>
    </w:p>
    <w:p w14:paraId="18995157" w14:textId="39C3E3C7" w:rsidR="00AA2B60" w:rsidRDefault="00AA2B60" w:rsidP="00106F6E">
      <w:pPr>
        <w:pStyle w:val="Titre1"/>
        <w:rPr>
          <w:lang w:val="en-US"/>
        </w:rPr>
      </w:pPr>
      <w:r w:rsidRPr="006A7723">
        <w:rPr>
          <w:lang w:val="en-US"/>
        </w:rPr>
        <w:t>Results</w:t>
      </w:r>
    </w:p>
    <w:p w14:paraId="0B6C1DED" w14:textId="0C29E6F0" w:rsidR="0054491F" w:rsidRPr="00A25212" w:rsidRDefault="00092A8D" w:rsidP="00A25212">
      <w:pPr>
        <w:pStyle w:val="Titre2"/>
        <w:numPr>
          <w:ilvl w:val="0"/>
          <w:numId w:val="9"/>
        </w:numPr>
        <w:rPr>
          <w:lang w:val="en-US"/>
        </w:rPr>
      </w:pPr>
      <w:r>
        <w:rPr>
          <w:lang w:val="en-US"/>
        </w:rPr>
        <w:t>S</w:t>
      </w:r>
      <w:r w:rsidR="00F16FCA" w:rsidRPr="00A25212">
        <w:rPr>
          <w:lang w:val="en-US"/>
        </w:rPr>
        <w:t xml:space="preserve">pecies </w:t>
      </w:r>
      <w:r w:rsidR="0041144C">
        <w:rPr>
          <w:lang w:val="en-US"/>
        </w:rPr>
        <w:t>niche</w:t>
      </w:r>
      <w:r w:rsidR="00F4530C">
        <w:rPr>
          <w:lang w:val="en-US"/>
        </w:rPr>
        <w:t xml:space="preserve"> metrics</w:t>
      </w:r>
      <w:r w:rsidR="001449F1">
        <w:rPr>
          <w:lang w:val="en-US"/>
        </w:rPr>
        <w:t xml:space="preserve"> and </w:t>
      </w:r>
      <w:r w:rsidR="00530A4D" w:rsidRPr="00A25212">
        <w:rPr>
          <w:lang w:val="en-US"/>
        </w:rPr>
        <w:t>overlap</w:t>
      </w:r>
      <w:r w:rsidR="00C9752A" w:rsidRPr="00A25212">
        <w:rPr>
          <w:lang w:val="en-US"/>
        </w:rPr>
        <w:t xml:space="preserve"> in isotopic space</w:t>
      </w:r>
    </w:p>
    <w:p w14:paraId="1DD650FB" w14:textId="3FD0F4A2" w:rsidR="000862FB" w:rsidRDefault="0031462E" w:rsidP="000862FB">
      <w:pPr>
        <w:rPr>
          <w:rFonts w:cs="Times New Roman"/>
          <w:lang w:val="en-US"/>
        </w:rPr>
      </w:pPr>
      <w:r w:rsidRPr="008D3C73">
        <w:rPr>
          <w:lang w:val="en-US"/>
        </w:rPr>
        <w:t xml:space="preserve">In most communities, juvenile </w:t>
      </w:r>
      <w:r>
        <w:rPr>
          <w:lang w:val="en-US"/>
        </w:rPr>
        <w:t xml:space="preserve">and adult red swamp crayfish </w:t>
      </w:r>
      <w:r w:rsidRPr="006A7723">
        <w:rPr>
          <w:lang w:val="en-US"/>
        </w:rPr>
        <w:t>w</w:t>
      </w:r>
      <w:r>
        <w:rPr>
          <w:lang w:val="en-US"/>
        </w:rPr>
        <w:t>ere</w:t>
      </w:r>
      <w:r w:rsidRPr="006A7723">
        <w:rPr>
          <w:lang w:val="en-US"/>
        </w:rPr>
        <w:t xml:space="preserve"> central</w:t>
      </w:r>
      <w:r>
        <w:rPr>
          <w:lang w:val="en-US"/>
        </w:rPr>
        <w:t xml:space="preserve"> (intermediate on both isotopes) while amphibians were situated on the edges of the isotopic space of c</w:t>
      </w:r>
      <w:r w:rsidR="00C02790">
        <w:rPr>
          <w:lang w:val="en-US"/>
        </w:rPr>
        <w:t>ommunities</w:t>
      </w:r>
      <w:r>
        <w:rPr>
          <w:lang w:val="en-US"/>
        </w:rPr>
        <w:t xml:space="preserve"> (Figs. 1 to 3). In particular, newts were situated on the right side (high </w:t>
      </w:r>
      <w:r w:rsidRPr="006A7723">
        <w:rPr>
          <w:rFonts w:cs="Times New Roman"/>
          <w:lang w:val="en-US"/>
        </w:rPr>
        <w:t>δ</w:t>
      </w:r>
      <w:r w:rsidRPr="006A7723">
        <w:rPr>
          <w:vertAlign w:val="superscript"/>
          <w:lang w:val="en-US"/>
        </w:rPr>
        <w:t>13</w:t>
      </w:r>
      <w:r w:rsidRPr="006A7723">
        <w:rPr>
          <w:lang w:val="en-US"/>
        </w:rPr>
        <w:t>Ccor</w:t>
      </w:r>
      <w:r w:rsidRPr="00B91CCA">
        <w:rPr>
          <w:lang w:val="en-US"/>
        </w:rPr>
        <w:t xml:space="preserve"> </w:t>
      </w:r>
      <w:r>
        <w:rPr>
          <w:lang w:val="en-US"/>
        </w:rPr>
        <w:t xml:space="preserve">and intermediate to high TP), and Agile frogs on the left side (low </w:t>
      </w:r>
      <w:r w:rsidRPr="006A7723">
        <w:rPr>
          <w:rFonts w:cs="Times New Roman"/>
          <w:lang w:val="en-US"/>
        </w:rPr>
        <w:t>δ</w:t>
      </w:r>
      <w:r w:rsidRPr="006A7723">
        <w:rPr>
          <w:vertAlign w:val="superscript"/>
          <w:lang w:val="en-US"/>
        </w:rPr>
        <w:t>13</w:t>
      </w:r>
      <w:r w:rsidRPr="006A7723">
        <w:rPr>
          <w:lang w:val="en-US"/>
        </w:rPr>
        <w:t>Ccor</w:t>
      </w:r>
      <w:r>
        <w:rPr>
          <w:lang w:val="en-US"/>
        </w:rPr>
        <w:t xml:space="preserve"> and a low to intermediate TP) of communities</w:t>
      </w:r>
      <w:r w:rsidRPr="001611D0">
        <w:rPr>
          <w:lang w:val="en-US"/>
        </w:rPr>
        <w:t xml:space="preserve"> </w:t>
      </w:r>
      <w:r>
        <w:rPr>
          <w:lang w:val="en-US"/>
        </w:rPr>
        <w:t xml:space="preserve">in most ponds. The position of European tree frogs was less stable on both isotopes. </w:t>
      </w:r>
      <w:r w:rsidR="000862FB">
        <w:rPr>
          <w:lang w:val="en-US"/>
        </w:rPr>
        <w:t xml:space="preserve">There was a significant positive link between crayfish length and TP in all ponds (range of the estimates per pond: 0.04 +/- 0.001 to 0.01 +/- 0.001, all p &lt; 0.05), except in pond 88 (estimate = -0.002 </w:t>
      </w:r>
      <w:r w:rsidR="000862FB">
        <w:rPr>
          <w:rFonts w:cs="Times New Roman"/>
          <w:lang w:val="en-US"/>
        </w:rPr>
        <w:t xml:space="preserve">± 0.002, p = 0.15). </w:t>
      </w:r>
      <w:r w:rsidR="000331E4">
        <w:rPr>
          <w:rFonts w:cs="Times New Roman"/>
          <w:lang w:val="en-US"/>
        </w:rPr>
        <w:t xml:space="preserve"> </w:t>
      </w:r>
    </w:p>
    <w:p w14:paraId="5633D16D" w14:textId="77777777" w:rsidR="00970F76" w:rsidRDefault="00970F76" w:rsidP="00970F76">
      <w:pPr>
        <w:pStyle w:val="Titre5"/>
      </w:pPr>
      <w:r>
        <w:t xml:space="preserve">Table 1. Niche metrics of populations (mean ± SD). N, sample sizes. %trophic network, </w:t>
      </w:r>
      <w:proofErr w:type="spellStart"/>
      <w:r>
        <w:t>SEAc</w:t>
      </w:r>
      <w:r w:rsidRPr="007E013E">
        <w:rPr>
          <w:vertAlign w:val="subscript"/>
        </w:rPr>
        <w:t>population</w:t>
      </w:r>
      <w:proofErr w:type="spellEnd"/>
      <w:r>
        <w:t>/</w:t>
      </w:r>
      <w:proofErr w:type="spellStart"/>
      <w:r>
        <w:t>SEAc</w:t>
      </w:r>
      <w:r w:rsidRPr="007E013E">
        <w:rPr>
          <w:vertAlign w:val="subscript"/>
        </w:rPr>
        <w:t>trophic</w:t>
      </w:r>
      <w:proofErr w:type="spellEnd"/>
      <w:r w:rsidRPr="007E013E">
        <w:rPr>
          <w:vertAlign w:val="subscript"/>
        </w:rPr>
        <w:t xml:space="preserve"> network</w:t>
      </w:r>
      <w:r w:rsidRPr="007E013E">
        <w:t>*100</w:t>
      </w:r>
    </w:p>
    <w:tbl>
      <w:tblPr>
        <w:tblW w:w="9498" w:type="dxa"/>
        <w:tblBorders>
          <w:top w:val="single" w:sz="4" w:space="0" w:color="auto"/>
          <w:bottom w:val="single" w:sz="4" w:space="0" w:color="auto"/>
        </w:tblBorders>
        <w:tblLayout w:type="fixed"/>
        <w:tblLook w:val="04A0" w:firstRow="1" w:lastRow="0" w:firstColumn="1" w:lastColumn="0" w:noHBand="0" w:noVBand="1"/>
      </w:tblPr>
      <w:tblGrid>
        <w:gridCol w:w="1294"/>
        <w:gridCol w:w="358"/>
        <w:gridCol w:w="1042"/>
        <w:gridCol w:w="992"/>
        <w:gridCol w:w="850"/>
        <w:gridCol w:w="993"/>
        <w:gridCol w:w="992"/>
        <w:gridCol w:w="992"/>
        <w:gridCol w:w="992"/>
        <w:gridCol w:w="993"/>
      </w:tblGrid>
      <w:tr w:rsidR="00970F76" w:rsidRPr="00890411" w14:paraId="7EC05EBD" w14:textId="77777777" w:rsidTr="00033A2A">
        <w:trPr>
          <w:trHeight w:val="300"/>
        </w:trPr>
        <w:tc>
          <w:tcPr>
            <w:tcW w:w="1294" w:type="dxa"/>
            <w:shd w:val="clear" w:color="auto" w:fill="auto"/>
            <w:noWrap/>
            <w:vAlign w:val="center"/>
            <w:hideMark/>
          </w:tcPr>
          <w:p w14:paraId="1CF61998" w14:textId="77777777" w:rsidR="00970F76" w:rsidRPr="00610BA7" w:rsidRDefault="00970F76" w:rsidP="00033A2A">
            <w:pPr>
              <w:spacing w:after="0" w:line="240" w:lineRule="auto"/>
              <w:ind w:firstLine="0"/>
              <w:jc w:val="left"/>
              <w:rPr>
                <w:rFonts w:eastAsia="Times New Roman" w:cs="Times New Roman"/>
                <w:sz w:val="14"/>
                <w:szCs w:val="16"/>
                <w:lang w:val="en-US"/>
              </w:rPr>
            </w:pPr>
          </w:p>
        </w:tc>
        <w:tc>
          <w:tcPr>
            <w:tcW w:w="358" w:type="dxa"/>
            <w:vAlign w:val="center"/>
          </w:tcPr>
          <w:p w14:paraId="28408B47" w14:textId="77777777" w:rsidR="00970F76" w:rsidRPr="00825D86" w:rsidRDefault="00970F76" w:rsidP="00033A2A">
            <w:pPr>
              <w:spacing w:after="0" w:line="240" w:lineRule="auto"/>
              <w:ind w:firstLine="0"/>
              <w:jc w:val="center"/>
              <w:rPr>
                <w:rFonts w:ascii="Calibri" w:eastAsia="Times New Roman" w:hAnsi="Calibri" w:cs="Times New Roman"/>
                <w:b/>
                <w:color w:val="000000"/>
                <w:sz w:val="14"/>
                <w:szCs w:val="16"/>
                <w:lang w:val="en-US"/>
              </w:rPr>
            </w:pPr>
            <w:r w:rsidRPr="00825D86">
              <w:rPr>
                <w:rFonts w:ascii="Calibri" w:eastAsia="Times New Roman" w:hAnsi="Calibri" w:cs="Times New Roman"/>
                <w:b/>
                <w:color w:val="000000"/>
                <w:sz w:val="14"/>
                <w:szCs w:val="16"/>
                <w:lang w:val="en-US"/>
              </w:rPr>
              <w:t>N</w:t>
            </w:r>
          </w:p>
        </w:tc>
        <w:tc>
          <w:tcPr>
            <w:tcW w:w="1042" w:type="dxa"/>
            <w:vAlign w:val="center"/>
          </w:tcPr>
          <w:p w14:paraId="4F2BD8F7" w14:textId="77777777" w:rsidR="00970F76" w:rsidRPr="00825D86" w:rsidRDefault="00970F76" w:rsidP="00033A2A">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TA</w:t>
            </w:r>
          </w:p>
        </w:tc>
        <w:tc>
          <w:tcPr>
            <w:tcW w:w="992" w:type="dxa"/>
            <w:shd w:val="clear" w:color="auto" w:fill="auto"/>
            <w:noWrap/>
            <w:vAlign w:val="center"/>
            <w:hideMark/>
          </w:tcPr>
          <w:p w14:paraId="602F6215" w14:textId="77777777" w:rsidR="00970F76" w:rsidRPr="00610BA7" w:rsidRDefault="00970F76" w:rsidP="00033A2A">
            <w:pPr>
              <w:spacing w:after="0" w:line="240" w:lineRule="auto"/>
              <w:ind w:firstLine="0"/>
              <w:jc w:val="left"/>
              <w:rPr>
                <w:rFonts w:ascii="Calibri" w:eastAsia="Times New Roman" w:hAnsi="Calibri" w:cs="Times New Roman"/>
                <w:b/>
                <w:color w:val="000000"/>
                <w:sz w:val="14"/>
                <w:szCs w:val="16"/>
                <w:lang w:val="en-US"/>
              </w:rPr>
            </w:pPr>
            <w:proofErr w:type="spellStart"/>
            <w:r w:rsidRPr="00610BA7">
              <w:rPr>
                <w:rFonts w:ascii="Calibri" w:eastAsia="Times New Roman" w:hAnsi="Calibri" w:cs="Times New Roman"/>
                <w:b/>
                <w:color w:val="000000"/>
                <w:sz w:val="14"/>
                <w:szCs w:val="16"/>
                <w:lang w:val="en-US"/>
              </w:rPr>
              <w:t>SEAc</w:t>
            </w:r>
            <w:proofErr w:type="spellEnd"/>
          </w:p>
        </w:tc>
        <w:tc>
          <w:tcPr>
            <w:tcW w:w="850" w:type="dxa"/>
            <w:vAlign w:val="center"/>
          </w:tcPr>
          <w:p w14:paraId="14D29E1E" w14:textId="77777777" w:rsidR="00970F76" w:rsidRPr="00825D86" w:rsidRDefault="00970F76" w:rsidP="00033A2A">
            <w:pPr>
              <w:spacing w:after="0" w:line="240" w:lineRule="auto"/>
              <w:ind w:firstLine="0"/>
              <w:jc w:val="left"/>
              <w:rPr>
                <w:rFonts w:ascii="Calibri" w:eastAsia="Times New Roman" w:hAnsi="Calibri" w:cs="Times New Roman"/>
                <w:b/>
                <w:color w:val="000000"/>
                <w:sz w:val="14"/>
                <w:szCs w:val="16"/>
                <w:lang w:val="en-US"/>
              </w:rPr>
            </w:pPr>
            <w:r w:rsidRPr="00825D86">
              <w:rPr>
                <w:rFonts w:ascii="Calibri" w:eastAsia="Times New Roman" w:hAnsi="Calibri" w:cs="Times New Roman"/>
                <w:b/>
                <w:color w:val="000000"/>
                <w:sz w:val="14"/>
                <w:szCs w:val="16"/>
                <w:lang w:val="en-US"/>
              </w:rPr>
              <w:t>%trophic network</w:t>
            </w:r>
          </w:p>
        </w:tc>
        <w:tc>
          <w:tcPr>
            <w:tcW w:w="993" w:type="dxa"/>
            <w:shd w:val="clear" w:color="auto" w:fill="auto"/>
            <w:noWrap/>
            <w:vAlign w:val="center"/>
            <w:hideMark/>
          </w:tcPr>
          <w:p w14:paraId="6F089A3F" w14:textId="77777777" w:rsidR="00970F76" w:rsidRPr="00610BA7" w:rsidRDefault="00970F76" w:rsidP="00033A2A">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NR</w:t>
            </w:r>
          </w:p>
        </w:tc>
        <w:tc>
          <w:tcPr>
            <w:tcW w:w="992" w:type="dxa"/>
            <w:shd w:val="clear" w:color="auto" w:fill="auto"/>
            <w:noWrap/>
            <w:vAlign w:val="center"/>
            <w:hideMark/>
          </w:tcPr>
          <w:p w14:paraId="38124951" w14:textId="77777777" w:rsidR="00970F76" w:rsidRPr="00610BA7" w:rsidRDefault="00970F76" w:rsidP="00033A2A">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CR</w:t>
            </w:r>
          </w:p>
        </w:tc>
        <w:tc>
          <w:tcPr>
            <w:tcW w:w="992" w:type="dxa"/>
            <w:shd w:val="clear" w:color="auto" w:fill="auto"/>
            <w:noWrap/>
            <w:vAlign w:val="center"/>
            <w:hideMark/>
          </w:tcPr>
          <w:p w14:paraId="30936797" w14:textId="77777777" w:rsidR="00970F76" w:rsidRPr="00610BA7" w:rsidRDefault="00970F76" w:rsidP="00033A2A">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CD</w:t>
            </w:r>
          </w:p>
        </w:tc>
        <w:tc>
          <w:tcPr>
            <w:tcW w:w="992" w:type="dxa"/>
            <w:shd w:val="clear" w:color="auto" w:fill="auto"/>
            <w:noWrap/>
            <w:vAlign w:val="center"/>
            <w:hideMark/>
          </w:tcPr>
          <w:p w14:paraId="21F9EA6B" w14:textId="77777777" w:rsidR="00970F76" w:rsidRPr="00610BA7" w:rsidRDefault="00970F76" w:rsidP="00033A2A">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MNND</w:t>
            </w:r>
          </w:p>
        </w:tc>
        <w:tc>
          <w:tcPr>
            <w:tcW w:w="993" w:type="dxa"/>
            <w:shd w:val="clear" w:color="auto" w:fill="auto"/>
            <w:noWrap/>
            <w:vAlign w:val="center"/>
            <w:hideMark/>
          </w:tcPr>
          <w:p w14:paraId="0BA2C731" w14:textId="77777777" w:rsidR="00970F76" w:rsidRPr="00610BA7" w:rsidRDefault="00970F76" w:rsidP="00033A2A">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SDNND</w:t>
            </w:r>
          </w:p>
        </w:tc>
      </w:tr>
      <w:tr w:rsidR="00970F76" w:rsidRPr="00890411" w14:paraId="2D127EE4" w14:textId="77777777" w:rsidTr="00033A2A">
        <w:trPr>
          <w:trHeight w:val="300"/>
        </w:trPr>
        <w:tc>
          <w:tcPr>
            <w:tcW w:w="1294" w:type="dxa"/>
            <w:shd w:val="clear" w:color="auto" w:fill="auto"/>
            <w:noWrap/>
            <w:vAlign w:val="center"/>
            <w:hideMark/>
          </w:tcPr>
          <w:p w14:paraId="34FF84DA"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Adult crayfish</w:t>
            </w:r>
          </w:p>
        </w:tc>
        <w:tc>
          <w:tcPr>
            <w:tcW w:w="358" w:type="dxa"/>
            <w:vAlign w:val="center"/>
          </w:tcPr>
          <w:p w14:paraId="49987357" w14:textId="77777777" w:rsidR="00970F76" w:rsidRPr="00890411" w:rsidRDefault="00970F76" w:rsidP="00033A2A">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13</w:t>
            </w:r>
          </w:p>
        </w:tc>
        <w:tc>
          <w:tcPr>
            <w:tcW w:w="1042" w:type="dxa"/>
            <w:vAlign w:val="center"/>
          </w:tcPr>
          <w:p w14:paraId="788DA9C4"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0.123 ± 0.12</w:t>
            </w:r>
            <w:r w:rsidRPr="00890411">
              <w:rPr>
                <w:rFonts w:ascii="Calibri" w:eastAsia="Times New Roman" w:hAnsi="Calibri" w:cs="Times New Roman"/>
                <w:color w:val="000000"/>
                <w:sz w:val="14"/>
                <w:szCs w:val="16"/>
                <w:lang w:val="en-US"/>
              </w:rPr>
              <w:t>0</w:t>
            </w:r>
          </w:p>
        </w:tc>
        <w:tc>
          <w:tcPr>
            <w:tcW w:w="992" w:type="dxa"/>
            <w:shd w:val="clear" w:color="auto" w:fill="auto"/>
            <w:noWrap/>
            <w:vAlign w:val="center"/>
            <w:hideMark/>
          </w:tcPr>
          <w:p w14:paraId="6DB6CA3F"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0.051 ± 0.035</w:t>
            </w:r>
          </w:p>
        </w:tc>
        <w:tc>
          <w:tcPr>
            <w:tcW w:w="850" w:type="dxa"/>
            <w:vAlign w:val="center"/>
          </w:tcPr>
          <w:p w14:paraId="1879D171"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 xml:space="preserve">10.7 </w:t>
            </w:r>
            <w:r w:rsidRPr="00610BA7">
              <w:rPr>
                <w:rFonts w:ascii="Calibri" w:eastAsia="Times New Roman" w:hAnsi="Calibri" w:cs="Times New Roman"/>
                <w:color w:val="000000"/>
                <w:sz w:val="14"/>
                <w:szCs w:val="16"/>
                <w:lang w:val="en-US"/>
              </w:rPr>
              <w:t xml:space="preserve"> ±</w:t>
            </w:r>
            <w:r>
              <w:rPr>
                <w:rFonts w:ascii="Calibri" w:eastAsia="Times New Roman" w:hAnsi="Calibri" w:cs="Times New Roman"/>
                <w:color w:val="000000"/>
                <w:sz w:val="14"/>
                <w:szCs w:val="16"/>
                <w:lang w:val="en-US"/>
              </w:rPr>
              <w:t xml:space="preserve"> 6.6</w:t>
            </w:r>
          </w:p>
        </w:tc>
        <w:tc>
          <w:tcPr>
            <w:tcW w:w="993" w:type="dxa"/>
            <w:shd w:val="clear" w:color="auto" w:fill="auto"/>
            <w:noWrap/>
            <w:vAlign w:val="center"/>
            <w:hideMark/>
          </w:tcPr>
          <w:p w14:paraId="1464ADF3"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0.463 ± 0.265</w:t>
            </w:r>
          </w:p>
        </w:tc>
        <w:tc>
          <w:tcPr>
            <w:tcW w:w="992" w:type="dxa"/>
            <w:shd w:val="clear" w:color="auto" w:fill="auto"/>
            <w:noWrap/>
            <w:vAlign w:val="center"/>
            <w:hideMark/>
          </w:tcPr>
          <w:p w14:paraId="75720B35"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0.37</w:t>
            </w:r>
            <w:r w:rsidRPr="00890411">
              <w:rPr>
                <w:rFonts w:ascii="Calibri" w:eastAsia="Times New Roman" w:hAnsi="Calibri" w:cs="Times New Roman"/>
                <w:color w:val="000000"/>
                <w:sz w:val="14"/>
                <w:szCs w:val="16"/>
                <w:lang w:val="en-US"/>
              </w:rPr>
              <w:t>0</w:t>
            </w:r>
            <w:r w:rsidRPr="00610BA7">
              <w:rPr>
                <w:rFonts w:ascii="Calibri" w:eastAsia="Times New Roman" w:hAnsi="Calibri" w:cs="Times New Roman"/>
                <w:color w:val="000000"/>
                <w:sz w:val="14"/>
                <w:szCs w:val="16"/>
                <w:lang w:val="en-US"/>
              </w:rPr>
              <w:t xml:space="preserve"> ± 0.172</w:t>
            </w:r>
          </w:p>
        </w:tc>
        <w:tc>
          <w:tcPr>
            <w:tcW w:w="992" w:type="dxa"/>
            <w:shd w:val="clear" w:color="auto" w:fill="auto"/>
            <w:noWrap/>
            <w:vAlign w:val="center"/>
            <w:hideMark/>
          </w:tcPr>
          <w:p w14:paraId="3324D87B"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0.159 ± 0.073</w:t>
            </w:r>
          </w:p>
        </w:tc>
        <w:tc>
          <w:tcPr>
            <w:tcW w:w="992" w:type="dxa"/>
            <w:shd w:val="clear" w:color="auto" w:fill="auto"/>
            <w:noWrap/>
            <w:vAlign w:val="center"/>
            <w:hideMark/>
          </w:tcPr>
          <w:p w14:paraId="2791B3A3"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0.06</w:t>
            </w:r>
            <w:r w:rsidRPr="00890411">
              <w:rPr>
                <w:rFonts w:ascii="Calibri" w:eastAsia="Times New Roman" w:hAnsi="Calibri" w:cs="Times New Roman"/>
                <w:color w:val="000000"/>
                <w:sz w:val="14"/>
                <w:szCs w:val="16"/>
                <w:lang w:val="en-US"/>
              </w:rPr>
              <w:t>0</w:t>
            </w:r>
            <w:r w:rsidRPr="00610BA7">
              <w:rPr>
                <w:rFonts w:ascii="Calibri" w:eastAsia="Times New Roman" w:hAnsi="Calibri" w:cs="Times New Roman"/>
                <w:color w:val="000000"/>
                <w:sz w:val="14"/>
                <w:szCs w:val="16"/>
                <w:lang w:val="en-US"/>
              </w:rPr>
              <w:t xml:space="preserve"> ± 0.025</w:t>
            </w:r>
          </w:p>
        </w:tc>
        <w:tc>
          <w:tcPr>
            <w:tcW w:w="993" w:type="dxa"/>
            <w:shd w:val="clear" w:color="auto" w:fill="auto"/>
            <w:noWrap/>
            <w:vAlign w:val="center"/>
            <w:hideMark/>
          </w:tcPr>
          <w:p w14:paraId="1BA53C99"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0.049 ± 0.022</w:t>
            </w:r>
          </w:p>
        </w:tc>
      </w:tr>
      <w:tr w:rsidR="00970F76" w:rsidRPr="00890411" w14:paraId="78B94C72" w14:textId="77777777" w:rsidTr="00033A2A">
        <w:trPr>
          <w:trHeight w:val="300"/>
        </w:trPr>
        <w:tc>
          <w:tcPr>
            <w:tcW w:w="1294" w:type="dxa"/>
            <w:shd w:val="clear" w:color="auto" w:fill="auto"/>
            <w:noWrap/>
            <w:vAlign w:val="center"/>
            <w:hideMark/>
          </w:tcPr>
          <w:p w14:paraId="399ACB58"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Juvenile crayfish</w:t>
            </w:r>
          </w:p>
        </w:tc>
        <w:tc>
          <w:tcPr>
            <w:tcW w:w="358" w:type="dxa"/>
            <w:vAlign w:val="center"/>
          </w:tcPr>
          <w:p w14:paraId="0277B2A2" w14:textId="77777777" w:rsidR="00970F76" w:rsidRPr="00890411" w:rsidRDefault="00970F76" w:rsidP="00033A2A">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9</w:t>
            </w:r>
          </w:p>
        </w:tc>
        <w:tc>
          <w:tcPr>
            <w:tcW w:w="1042" w:type="dxa"/>
            <w:vAlign w:val="center"/>
          </w:tcPr>
          <w:p w14:paraId="450CA527"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0.092 ± 0.075</w:t>
            </w:r>
          </w:p>
        </w:tc>
        <w:tc>
          <w:tcPr>
            <w:tcW w:w="992" w:type="dxa"/>
            <w:shd w:val="clear" w:color="auto" w:fill="auto"/>
            <w:noWrap/>
            <w:vAlign w:val="center"/>
            <w:hideMark/>
          </w:tcPr>
          <w:p w14:paraId="11289AC5"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0.043 ± 0.03</w:t>
            </w:r>
            <w:r w:rsidRPr="00890411">
              <w:rPr>
                <w:rFonts w:ascii="Calibri" w:eastAsia="Times New Roman" w:hAnsi="Calibri" w:cs="Times New Roman"/>
                <w:color w:val="000000"/>
                <w:sz w:val="14"/>
                <w:szCs w:val="16"/>
                <w:lang w:val="en-US"/>
              </w:rPr>
              <w:t>0</w:t>
            </w:r>
          </w:p>
        </w:tc>
        <w:tc>
          <w:tcPr>
            <w:tcW w:w="850" w:type="dxa"/>
            <w:vAlign w:val="center"/>
          </w:tcPr>
          <w:p w14:paraId="5DC63AA0"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8.4</w:t>
            </w:r>
            <w:r w:rsidRPr="00610BA7">
              <w:rPr>
                <w:rFonts w:ascii="Calibri" w:eastAsia="Times New Roman" w:hAnsi="Calibri" w:cs="Times New Roman"/>
                <w:color w:val="000000"/>
                <w:sz w:val="14"/>
                <w:szCs w:val="16"/>
                <w:lang w:val="en-US"/>
              </w:rPr>
              <w:t xml:space="preserve"> ±</w:t>
            </w:r>
            <w:r>
              <w:rPr>
                <w:rFonts w:ascii="Calibri" w:eastAsia="Times New Roman" w:hAnsi="Calibri" w:cs="Times New Roman"/>
                <w:color w:val="000000"/>
                <w:sz w:val="14"/>
                <w:szCs w:val="16"/>
                <w:lang w:val="en-US"/>
              </w:rPr>
              <w:t xml:space="preserve"> 5.3</w:t>
            </w:r>
          </w:p>
        </w:tc>
        <w:tc>
          <w:tcPr>
            <w:tcW w:w="993" w:type="dxa"/>
            <w:shd w:val="clear" w:color="auto" w:fill="auto"/>
            <w:noWrap/>
            <w:vAlign w:val="center"/>
            <w:hideMark/>
          </w:tcPr>
          <w:p w14:paraId="18C3FBC5"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0.351 ± 0.115</w:t>
            </w:r>
          </w:p>
        </w:tc>
        <w:tc>
          <w:tcPr>
            <w:tcW w:w="992" w:type="dxa"/>
            <w:shd w:val="clear" w:color="auto" w:fill="auto"/>
            <w:noWrap/>
            <w:vAlign w:val="center"/>
            <w:hideMark/>
          </w:tcPr>
          <w:p w14:paraId="319E80C5"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0.368 ± 0.185</w:t>
            </w:r>
          </w:p>
        </w:tc>
        <w:tc>
          <w:tcPr>
            <w:tcW w:w="992" w:type="dxa"/>
            <w:shd w:val="clear" w:color="auto" w:fill="auto"/>
            <w:noWrap/>
            <w:vAlign w:val="center"/>
            <w:hideMark/>
          </w:tcPr>
          <w:p w14:paraId="28BED4FE"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0.145 ± 0.047</w:t>
            </w:r>
          </w:p>
        </w:tc>
        <w:tc>
          <w:tcPr>
            <w:tcW w:w="992" w:type="dxa"/>
            <w:shd w:val="clear" w:color="auto" w:fill="auto"/>
            <w:noWrap/>
            <w:vAlign w:val="center"/>
            <w:hideMark/>
          </w:tcPr>
          <w:p w14:paraId="3BFDDC6E"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0.051 ± 0.022</w:t>
            </w:r>
          </w:p>
        </w:tc>
        <w:tc>
          <w:tcPr>
            <w:tcW w:w="993" w:type="dxa"/>
            <w:shd w:val="clear" w:color="auto" w:fill="auto"/>
            <w:noWrap/>
            <w:vAlign w:val="center"/>
            <w:hideMark/>
          </w:tcPr>
          <w:p w14:paraId="14FE3EBB"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0.042 ± 0.016</w:t>
            </w:r>
          </w:p>
        </w:tc>
      </w:tr>
      <w:tr w:rsidR="00970F76" w:rsidRPr="00890411" w14:paraId="1E83B750" w14:textId="77777777" w:rsidTr="00033A2A">
        <w:trPr>
          <w:trHeight w:val="300"/>
        </w:trPr>
        <w:tc>
          <w:tcPr>
            <w:tcW w:w="1294" w:type="dxa"/>
            <w:shd w:val="clear" w:color="auto" w:fill="auto"/>
            <w:noWrap/>
            <w:vAlign w:val="center"/>
            <w:hideMark/>
          </w:tcPr>
          <w:p w14:paraId="77B69A50"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Agile frog</w:t>
            </w:r>
          </w:p>
        </w:tc>
        <w:tc>
          <w:tcPr>
            <w:tcW w:w="358" w:type="dxa"/>
            <w:vAlign w:val="center"/>
          </w:tcPr>
          <w:p w14:paraId="334AD44B" w14:textId="77777777" w:rsidR="00970F76" w:rsidRPr="00890411" w:rsidRDefault="00970F76" w:rsidP="00033A2A">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15</w:t>
            </w:r>
          </w:p>
        </w:tc>
        <w:tc>
          <w:tcPr>
            <w:tcW w:w="1042" w:type="dxa"/>
            <w:vAlign w:val="center"/>
          </w:tcPr>
          <w:p w14:paraId="58BF0402"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0.127 ± 0.212</w:t>
            </w:r>
          </w:p>
        </w:tc>
        <w:tc>
          <w:tcPr>
            <w:tcW w:w="992" w:type="dxa"/>
            <w:shd w:val="clear" w:color="auto" w:fill="auto"/>
            <w:noWrap/>
            <w:vAlign w:val="center"/>
            <w:hideMark/>
          </w:tcPr>
          <w:p w14:paraId="3309947F"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0.06</w:t>
            </w:r>
            <w:r w:rsidRPr="00890411">
              <w:rPr>
                <w:rFonts w:ascii="Calibri" w:eastAsia="Times New Roman" w:hAnsi="Calibri" w:cs="Times New Roman"/>
                <w:color w:val="000000"/>
                <w:sz w:val="14"/>
                <w:szCs w:val="16"/>
                <w:lang w:val="en-US"/>
              </w:rPr>
              <w:t>0</w:t>
            </w:r>
            <w:r w:rsidRPr="00610BA7">
              <w:rPr>
                <w:rFonts w:ascii="Calibri" w:eastAsia="Times New Roman" w:hAnsi="Calibri" w:cs="Times New Roman"/>
                <w:color w:val="000000"/>
                <w:sz w:val="14"/>
                <w:szCs w:val="16"/>
                <w:lang w:val="en-US"/>
              </w:rPr>
              <w:t xml:space="preserve"> ± 0.099</w:t>
            </w:r>
          </w:p>
        </w:tc>
        <w:tc>
          <w:tcPr>
            <w:tcW w:w="850" w:type="dxa"/>
            <w:vAlign w:val="center"/>
          </w:tcPr>
          <w:p w14:paraId="1192A8D4"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7.7</w:t>
            </w:r>
            <w:r w:rsidRPr="00610BA7">
              <w:rPr>
                <w:rFonts w:ascii="Calibri" w:eastAsia="Times New Roman" w:hAnsi="Calibri" w:cs="Times New Roman"/>
                <w:color w:val="000000"/>
                <w:sz w:val="14"/>
                <w:szCs w:val="16"/>
                <w:lang w:val="en-US"/>
              </w:rPr>
              <w:t xml:space="preserve"> ±</w:t>
            </w:r>
            <w:r>
              <w:rPr>
                <w:rFonts w:ascii="Calibri" w:eastAsia="Times New Roman" w:hAnsi="Calibri" w:cs="Times New Roman"/>
                <w:color w:val="000000"/>
                <w:sz w:val="14"/>
                <w:szCs w:val="16"/>
                <w:lang w:val="en-US"/>
              </w:rPr>
              <w:t xml:space="preserve"> 5.6</w:t>
            </w:r>
          </w:p>
        </w:tc>
        <w:tc>
          <w:tcPr>
            <w:tcW w:w="993" w:type="dxa"/>
            <w:shd w:val="clear" w:color="auto" w:fill="auto"/>
            <w:noWrap/>
            <w:vAlign w:val="center"/>
            <w:hideMark/>
          </w:tcPr>
          <w:p w14:paraId="42637494"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0.291 ± 0.128</w:t>
            </w:r>
          </w:p>
        </w:tc>
        <w:tc>
          <w:tcPr>
            <w:tcW w:w="992" w:type="dxa"/>
            <w:shd w:val="clear" w:color="auto" w:fill="auto"/>
            <w:noWrap/>
            <w:vAlign w:val="center"/>
            <w:hideMark/>
          </w:tcPr>
          <w:p w14:paraId="7C7C2801"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0.525 ± 0.62</w:t>
            </w:r>
            <w:r w:rsidRPr="00890411">
              <w:rPr>
                <w:rFonts w:ascii="Calibri" w:eastAsia="Times New Roman" w:hAnsi="Calibri" w:cs="Times New Roman"/>
                <w:color w:val="000000"/>
                <w:sz w:val="14"/>
                <w:szCs w:val="16"/>
                <w:lang w:val="en-US"/>
              </w:rPr>
              <w:t>0</w:t>
            </w:r>
          </w:p>
        </w:tc>
        <w:tc>
          <w:tcPr>
            <w:tcW w:w="992" w:type="dxa"/>
            <w:shd w:val="clear" w:color="auto" w:fill="auto"/>
            <w:noWrap/>
            <w:vAlign w:val="center"/>
            <w:hideMark/>
          </w:tcPr>
          <w:p w14:paraId="4217B130"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0.173 ± 0.16</w:t>
            </w:r>
            <w:r w:rsidRPr="00890411">
              <w:rPr>
                <w:rFonts w:ascii="Calibri" w:eastAsia="Times New Roman" w:hAnsi="Calibri" w:cs="Times New Roman"/>
                <w:color w:val="000000"/>
                <w:sz w:val="14"/>
                <w:szCs w:val="16"/>
                <w:lang w:val="en-US"/>
              </w:rPr>
              <w:t>0</w:t>
            </w:r>
          </w:p>
        </w:tc>
        <w:tc>
          <w:tcPr>
            <w:tcW w:w="992" w:type="dxa"/>
            <w:shd w:val="clear" w:color="auto" w:fill="auto"/>
            <w:noWrap/>
            <w:vAlign w:val="center"/>
            <w:hideMark/>
          </w:tcPr>
          <w:p w14:paraId="21F55DF9"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0.053 ± 0.037</w:t>
            </w:r>
          </w:p>
        </w:tc>
        <w:tc>
          <w:tcPr>
            <w:tcW w:w="993" w:type="dxa"/>
            <w:shd w:val="clear" w:color="auto" w:fill="auto"/>
            <w:noWrap/>
            <w:vAlign w:val="center"/>
            <w:hideMark/>
          </w:tcPr>
          <w:p w14:paraId="5D22E3A2"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0.045 ± 0.033</w:t>
            </w:r>
          </w:p>
        </w:tc>
      </w:tr>
      <w:tr w:rsidR="00970F76" w:rsidRPr="00890411" w14:paraId="02ADFED9" w14:textId="77777777" w:rsidTr="00033A2A">
        <w:trPr>
          <w:trHeight w:val="300"/>
        </w:trPr>
        <w:tc>
          <w:tcPr>
            <w:tcW w:w="1294" w:type="dxa"/>
            <w:shd w:val="clear" w:color="auto" w:fill="auto"/>
            <w:noWrap/>
            <w:vAlign w:val="center"/>
            <w:hideMark/>
          </w:tcPr>
          <w:p w14:paraId="3E1C3C66"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European tree frog</w:t>
            </w:r>
          </w:p>
        </w:tc>
        <w:tc>
          <w:tcPr>
            <w:tcW w:w="358" w:type="dxa"/>
            <w:vAlign w:val="center"/>
          </w:tcPr>
          <w:p w14:paraId="5C45E1B4" w14:textId="77777777" w:rsidR="00970F76" w:rsidRPr="00890411" w:rsidRDefault="00970F76" w:rsidP="00033A2A">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10</w:t>
            </w:r>
          </w:p>
        </w:tc>
        <w:tc>
          <w:tcPr>
            <w:tcW w:w="1042" w:type="dxa"/>
            <w:vAlign w:val="center"/>
          </w:tcPr>
          <w:p w14:paraId="7FF0AF9F"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0.154 ± 0.106</w:t>
            </w:r>
          </w:p>
        </w:tc>
        <w:tc>
          <w:tcPr>
            <w:tcW w:w="992" w:type="dxa"/>
            <w:shd w:val="clear" w:color="auto" w:fill="auto"/>
            <w:noWrap/>
            <w:vAlign w:val="center"/>
            <w:hideMark/>
          </w:tcPr>
          <w:p w14:paraId="4F8E62EB"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0.073 ± 0.052</w:t>
            </w:r>
          </w:p>
        </w:tc>
        <w:tc>
          <w:tcPr>
            <w:tcW w:w="850" w:type="dxa"/>
            <w:vAlign w:val="center"/>
          </w:tcPr>
          <w:p w14:paraId="2475AA76"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13.3</w:t>
            </w:r>
            <w:r w:rsidRPr="00610BA7">
              <w:rPr>
                <w:rFonts w:ascii="Calibri" w:eastAsia="Times New Roman" w:hAnsi="Calibri" w:cs="Times New Roman"/>
                <w:color w:val="000000"/>
                <w:sz w:val="14"/>
                <w:szCs w:val="16"/>
                <w:lang w:val="en-US"/>
              </w:rPr>
              <w:t xml:space="preserve"> ±</w:t>
            </w:r>
            <w:r>
              <w:rPr>
                <w:rFonts w:ascii="Calibri" w:eastAsia="Times New Roman" w:hAnsi="Calibri" w:cs="Times New Roman"/>
                <w:color w:val="000000"/>
                <w:sz w:val="14"/>
                <w:szCs w:val="16"/>
                <w:lang w:val="en-US"/>
              </w:rPr>
              <w:t xml:space="preserve"> 11.0</w:t>
            </w:r>
          </w:p>
        </w:tc>
        <w:tc>
          <w:tcPr>
            <w:tcW w:w="993" w:type="dxa"/>
            <w:shd w:val="clear" w:color="auto" w:fill="auto"/>
            <w:noWrap/>
            <w:vAlign w:val="center"/>
            <w:hideMark/>
          </w:tcPr>
          <w:p w14:paraId="51194995"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0.459 ± 0.207</w:t>
            </w:r>
          </w:p>
        </w:tc>
        <w:tc>
          <w:tcPr>
            <w:tcW w:w="992" w:type="dxa"/>
            <w:shd w:val="clear" w:color="auto" w:fill="auto"/>
            <w:noWrap/>
            <w:vAlign w:val="center"/>
            <w:hideMark/>
          </w:tcPr>
          <w:p w14:paraId="5228B55D"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0.563 ± 0.422</w:t>
            </w:r>
          </w:p>
        </w:tc>
        <w:tc>
          <w:tcPr>
            <w:tcW w:w="992" w:type="dxa"/>
            <w:shd w:val="clear" w:color="auto" w:fill="auto"/>
            <w:noWrap/>
            <w:vAlign w:val="center"/>
            <w:hideMark/>
          </w:tcPr>
          <w:p w14:paraId="7EC2A1A0"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0.209 ± 0.088</w:t>
            </w:r>
          </w:p>
        </w:tc>
        <w:tc>
          <w:tcPr>
            <w:tcW w:w="992" w:type="dxa"/>
            <w:shd w:val="clear" w:color="auto" w:fill="auto"/>
            <w:noWrap/>
            <w:vAlign w:val="center"/>
            <w:hideMark/>
          </w:tcPr>
          <w:p w14:paraId="0BBF6619"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0.067 ± 0.025</w:t>
            </w:r>
          </w:p>
        </w:tc>
        <w:tc>
          <w:tcPr>
            <w:tcW w:w="993" w:type="dxa"/>
            <w:shd w:val="clear" w:color="auto" w:fill="auto"/>
            <w:noWrap/>
            <w:vAlign w:val="center"/>
            <w:hideMark/>
          </w:tcPr>
          <w:p w14:paraId="48BC8102"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0.058 ± 0.025</w:t>
            </w:r>
          </w:p>
        </w:tc>
      </w:tr>
      <w:tr w:rsidR="00970F76" w:rsidRPr="00890411" w14:paraId="0A5EDB42" w14:textId="77777777" w:rsidTr="00033A2A">
        <w:trPr>
          <w:trHeight w:val="300"/>
        </w:trPr>
        <w:tc>
          <w:tcPr>
            <w:tcW w:w="1294" w:type="dxa"/>
            <w:shd w:val="clear" w:color="auto" w:fill="auto"/>
            <w:noWrap/>
            <w:vAlign w:val="center"/>
            <w:hideMark/>
          </w:tcPr>
          <w:p w14:paraId="68168B7E"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Marbled newt</w:t>
            </w:r>
          </w:p>
        </w:tc>
        <w:tc>
          <w:tcPr>
            <w:tcW w:w="358" w:type="dxa"/>
            <w:vAlign w:val="center"/>
          </w:tcPr>
          <w:p w14:paraId="43F2579D" w14:textId="77777777" w:rsidR="00970F76" w:rsidRPr="00890411" w:rsidRDefault="00970F76" w:rsidP="00033A2A">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7</w:t>
            </w:r>
          </w:p>
        </w:tc>
        <w:tc>
          <w:tcPr>
            <w:tcW w:w="1042" w:type="dxa"/>
            <w:vAlign w:val="center"/>
          </w:tcPr>
          <w:p w14:paraId="4317EFA9"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0.156 ± 0.134</w:t>
            </w:r>
          </w:p>
        </w:tc>
        <w:tc>
          <w:tcPr>
            <w:tcW w:w="992" w:type="dxa"/>
            <w:shd w:val="clear" w:color="auto" w:fill="auto"/>
            <w:noWrap/>
            <w:vAlign w:val="center"/>
            <w:hideMark/>
          </w:tcPr>
          <w:p w14:paraId="08520721"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0.079 ± 0.067</w:t>
            </w:r>
          </w:p>
        </w:tc>
        <w:tc>
          <w:tcPr>
            <w:tcW w:w="850" w:type="dxa"/>
            <w:vAlign w:val="center"/>
          </w:tcPr>
          <w:p w14:paraId="4DE84392"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7.9</w:t>
            </w:r>
            <w:r w:rsidRPr="00610BA7">
              <w:rPr>
                <w:rFonts w:ascii="Calibri" w:eastAsia="Times New Roman" w:hAnsi="Calibri" w:cs="Times New Roman"/>
                <w:color w:val="000000"/>
                <w:sz w:val="14"/>
                <w:szCs w:val="16"/>
                <w:lang w:val="en-US"/>
              </w:rPr>
              <w:t xml:space="preserve"> ±</w:t>
            </w:r>
            <w:r>
              <w:rPr>
                <w:rFonts w:ascii="Calibri" w:eastAsia="Times New Roman" w:hAnsi="Calibri" w:cs="Times New Roman"/>
                <w:color w:val="000000"/>
                <w:sz w:val="14"/>
                <w:szCs w:val="16"/>
                <w:lang w:val="en-US"/>
              </w:rPr>
              <w:t xml:space="preserve"> 3.0</w:t>
            </w:r>
          </w:p>
        </w:tc>
        <w:tc>
          <w:tcPr>
            <w:tcW w:w="993" w:type="dxa"/>
            <w:shd w:val="clear" w:color="auto" w:fill="auto"/>
            <w:noWrap/>
            <w:vAlign w:val="center"/>
            <w:hideMark/>
          </w:tcPr>
          <w:p w14:paraId="627515EC"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0.571 ± 0.092</w:t>
            </w:r>
          </w:p>
        </w:tc>
        <w:tc>
          <w:tcPr>
            <w:tcW w:w="992" w:type="dxa"/>
            <w:shd w:val="clear" w:color="auto" w:fill="auto"/>
            <w:noWrap/>
            <w:vAlign w:val="center"/>
            <w:hideMark/>
          </w:tcPr>
          <w:p w14:paraId="40D6EF6D"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0.373 ± 0.289</w:t>
            </w:r>
          </w:p>
        </w:tc>
        <w:tc>
          <w:tcPr>
            <w:tcW w:w="992" w:type="dxa"/>
            <w:shd w:val="clear" w:color="auto" w:fill="auto"/>
            <w:noWrap/>
            <w:vAlign w:val="center"/>
            <w:hideMark/>
          </w:tcPr>
          <w:p w14:paraId="10AC09A2"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0.189 ± 0.063</w:t>
            </w:r>
          </w:p>
        </w:tc>
        <w:tc>
          <w:tcPr>
            <w:tcW w:w="992" w:type="dxa"/>
            <w:shd w:val="clear" w:color="auto" w:fill="auto"/>
            <w:noWrap/>
            <w:vAlign w:val="center"/>
            <w:hideMark/>
          </w:tcPr>
          <w:p w14:paraId="32FA47F2"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0.065 ± 0.035</w:t>
            </w:r>
          </w:p>
        </w:tc>
        <w:tc>
          <w:tcPr>
            <w:tcW w:w="993" w:type="dxa"/>
            <w:shd w:val="clear" w:color="auto" w:fill="auto"/>
            <w:noWrap/>
            <w:vAlign w:val="center"/>
            <w:hideMark/>
          </w:tcPr>
          <w:p w14:paraId="46A6DC51"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0.054 ± 0.024</w:t>
            </w:r>
          </w:p>
        </w:tc>
      </w:tr>
      <w:tr w:rsidR="00970F76" w:rsidRPr="00890411" w14:paraId="4016FB72" w14:textId="77777777" w:rsidTr="00033A2A">
        <w:trPr>
          <w:trHeight w:val="300"/>
        </w:trPr>
        <w:tc>
          <w:tcPr>
            <w:tcW w:w="1294" w:type="dxa"/>
            <w:shd w:val="clear" w:color="auto" w:fill="auto"/>
            <w:noWrap/>
            <w:vAlign w:val="center"/>
            <w:hideMark/>
          </w:tcPr>
          <w:p w14:paraId="740E1F8E"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Palmate newt</w:t>
            </w:r>
          </w:p>
        </w:tc>
        <w:tc>
          <w:tcPr>
            <w:tcW w:w="358" w:type="dxa"/>
            <w:vAlign w:val="center"/>
          </w:tcPr>
          <w:p w14:paraId="5CDD8DB6" w14:textId="77777777" w:rsidR="00970F76" w:rsidRPr="00890411" w:rsidRDefault="00970F76" w:rsidP="00033A2A">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12</w:t>
            </w:r>
          </w:p>
        </w:tc>
        <w:tc>
          <w:tcPr>
            <w:tcW w:w="1042" w:type="dxa"/>
            <w:vAlign w:val="center"/>
          </w:tcPr>
          <w:p w14:paraId="3A925429"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0.145 ± 0.146</w:t>
            </w:r>
          </w:p>
        </w:tc>
        <w:tc>
          <w:tcPr>
            <w:tcW w:w="992" w:type="dxa"/>
            <w:shd w:val="clear" w:color="auto" w:fill="auto"/>
            <w:noWrap/>
            <w:vAlign w:val="center"/>
            <w:hideMark/>
          </w:tcPr>
          <w:p w14:paraId="1AB388F5"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0.069 ± 0.069</w:t>
            </w:r>
          </w:p>
        </w:tc>
        <w:tc>
          <w:tcPr>
            <w:tcW w:w="850" w:type="dxa"/>
            <w:vAlign w:val="center"/>
          </w:tcPr>
          <w:p w14:paraId="7499CD3B"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9.4</w:t>
            </w:r>
            <w:r w:rsidRPr="00610BA7">
              <w:rPr>
                <w:rFonts w:ascii="Calibri" w:eastAsia="Times New Roman" w:hAnsi="Calibri" w:cs="Times New Roman"/>
                <w:color w:val="000000"/>
                <w:sz w:val="14"/>
                <w:szCs w:val="16"/>
                <w:lang w:val="en-US"/>
              </w:rPr>
              <w:t xml:space="preserve"> ±</w:t>
            </w:r>
            <w:r>
              <w:rPr>
                <w:rFonts w:ascii="Calibri" w:eastAsia="Times New Roman" w:hAnsi="Calibri" w:cs="Times New Roman"/>
                <w:color w:val="000000"/>
                <w:sz w:val="14"/>
                <w:szCs w:val="16"/>
                <w:lang w:val="en-US"/>
              </w:rPr>
              <w:t xml:space="preserve"> 4.2</w:t>
            </w:r>
          </w:p>
        </w:tc>
        <w:tc>
          <w:tcPr>
            <w:tcW w:w="993" w:type="dxa"/>
            <w:shd w:val="clear" w:color="auto" w:fill="auto"/>
            <w:noWrap/>
            <w:vAlign w:val="center"/>
            <w:hideMark/>
          </w:tcPr>
          <w:p w14:paraId="4B635368"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0.549 ± 0.206</w:t>
            </w:r>
          </w:p>
        </w:tc>
        <w:tc>
          <w:tcPr>
            <w:tcW w:w="992" w:type="dxa"/>
            <w:shd w:val="clear" w:color="auto" w:fill="auto"/>
            <w:noWrap/>
            <w:vAlign w:val="center"/>
            <w:hideMark/>
          </w:tcPr>
          <w:p w14:paraId="3C83AA1A"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0.353 ± 0.264</w:t>
            </w:r>
          </w:p>
        </w:tc>
        <w:tc>
          <w:tcPr>
            <w:tcW w:w="992" w:type="dxa"/>
            <w:shd w:val="clear" w:color="auto" w:fill="auto"/>
            <w:noWrap/>
            <w:vAlign w:val="center"/>
            <w:hideMark/>
          </w:tcPr>
          <w:p w14:paraId="222181D0"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0.18</w:t>
            </w:r>
            <w:r>
              <w:rPr>
                <w:rFonts w:ascii="Calibri" w:eastAsia="Times New Roman" w:hAnsi="Calibri" w:cs="Times New Roman"/>
                <w:color w:val="000000"/>
                <w:sz w:val="14"/>
                <w:szCs w:val="16"/>
                <w:lang w:val="en-US"/>
              </w:rPr>
              <w:t>0</w:t>
            </w:r>
            <w:r w:rsidRPr="00610BA7">
              <w:rPr>
                <w:rFonts w:ascii="Calibri" w:eastAsia="Times New Roman" w:hAnsi="Calibri" w:cs="Times New Roman"/>
                <w:color w:val="000000"/>
                <w:sz w:val="14"/>
                <w:szCs w:val="16"/>
                <w:lang w:val="en-US"/>
              </w:rPr>
              <w:t xml:space="preserve"> ± 0.078</w:t>
            </w:r>
          </w:p>
        </w:tc>
        <w:tc>
          <w:tcPr>
            <w:tcW w:w="992" w:type="dxa"/>
            <w:shd w:val="clear" w:color="auto" w:fill="auto"/>
            <w:noWrap/>
            <w:vAlign w:val="center"/>
            <w:hideMark/>
          </w:tcPr>
          <w:p w14:paraId="7A7DBE48"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0.063 ± 0.034</w:t>
            </w:r>
          </w:p>
        </w:tc>
        <w:tc>
          <w:tcPr>
            <w:tcW w:w="993" w:type="dxa"/>
            <w:shd w:val="clear" w:color="auto" w:fill="auto"/>
            <w:noWrap/>
            <w:vAlign w:val="center"/>
            <w:hideMark/>
          </w:tcPr>
          <w:p w14:paraId="44F9D96D" w14:textId="77777777" w:rsidR="00970F76" w:rsidRPr="00610BA7" w:rsidRDefault="00970F76" w:rsidP="00033A2A">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0.053 ± 0.025</w:t>
            </w:r>
          </w:p>
        </w:tc>
      </w:tr>
      <w:tr w:rsidR="00083420" w:rsidRPr="00890411" w14:paraId="44873ABA" w14:textId="77777777" w:rsidTr="00033A2A">
        <w:trPr>
          <w:trHeight w:val="300"/>
        </w:trPr>
        <w:tc>
          <w:tcPr>
            <w:tcW w:w="1294" w:type="dxa"/>
            <w:shd w:val="clear" w:color="auto" w:fill="auto"/>
            <w:noWrap/>
            <w:vAlign w:val="center"/>
          </w:tcPr>
          <w:p w14:paraId="0F9C7BBD" w14:textId="34DAB27A"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Between-pond variance</w:t>
            </w:r>
          </w:p>
        </w:tc>
        <w:tc>
          <w:tcPr>
            <w:tcW w:w="358" w:type="dxa"/>
            <w:vAlign w:val="center"/>
          </w:tcPr>
          <w:p w14:paraId="0143B60A" w14:textId="44FDBB3A" w:rsidR="00083420" w:rsidRPr="00890411" w:rsidRDefault="00083420" w:rsidP="00033A2A">
            <w:pPr>
              <w:spacing w:after="0" w:line="240" w:lineRule="auto"/>
              <w:ind w:firstLine="0"/>
              <w:jc w:val="center"/>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20</w:t>
            </w:r>
          </w:p>
        </w:tc>
        <w:tc>
          <w:tcPr>
            <w:tcW w:w="1042" w:type="dxa"/>
            <w:vAlign w:val="center"/>
          </w:tcPr>
          <w:p w14:paraId="1DAB4FD6"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5022930B"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850" w:type="dxa"/>
            <w:vAlign w:val="center"/>
          </w:tcPr>
          <w:p w14:paraId="596FEB38" w14:textId="77777777" w:rsidR="00083420"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3" w:type="dxa"/>
            <w:shd w:val="clear" w:color="auto" w:fill="auto"/>
            <w:noWrap/>
            <w:vAlign w:val="center"/>
          </w:tcPr>
          <w:p w14:paraId="359F99D0"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46DC8B91"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15E30CB3"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426AEC65"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3" w:type="dxa"/>
            <w:shd w:val="clear" w:color="auto" w:fill="auto"/>
            <w:noWrap/>
            <w:vAlign w:val="center"/>
          </w:tcPr>
          <w:p w14:paraId="1AFBAF77"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r>
      <w:tr w:rsidR="00083420" w:rsidRPr="00890411" w14:paraId="4035F489" w14:textId="77777777" w:rsidTr="00033A2A">
        <w:trPr>
          <w:trHeight w:val="300"/>
        </w:trPr>
        <w:tc>
          <w:tcPr>
            <w:tcW w:w="1294" w:type="dxa"/>
            <w:shd w:val="clear" w:color="auto" w:fill="auto"/>
            <w:noWrap/>
            <w:vAlign w:val="center"/>
          </w:tcPr>
          <w:p w14:paraId="4E11177D" w14:textId="70F2FCD7" w:rsidR="00083420" w:rsidRDefault="00083420" w:rsidP="00033A2A">
            <w:pPr>
              <w:spacing w:after="0" w:line="240" w:lineRule="auto"/>
              <w:ind w:firstLine="0"/>
              <w:jc w:val="left"/>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Between-species variance</w:t>
            </w:r>
          </w:p>
        </w:tc>
        <w:tc>
          <w:tcPr>
            <w:tcW w:w="358" w:type="dxa"/>
            <w:vAlign w:val="center"/>
          </w:tcPr>
          <w:p w14:paraId="00BEEBFC" w14:textId="55046FCB" w:rsidR="00083420" w:rsidRPr="00890411" w:rsidRDefault="00083420" w:rsidP="00033A2A">
            <w:pPr>
              <w:spacing w:after="0" w:line="240" w:lineRule="auto"/>
              <w:ind w:firstLine="0"/>
              <w:jc w:val="center"/>
              <w:rPr>
                <w:rFonts w:ascii="Calibri" w:eastAsia="Times New Roman" w:hAnsi="Calibri" w:cs="Times New Roman"/>
                <w:color w:val="000000"/>
                <w:sz w:val="14"/>
                <w:szCs w:val="16"/>
                <w:lang w:val="en-US"/>
              </w:rPr>
            </w:pPr>
            <w:r>
              <w:rPr>
                <w:rFonts w:ascii="Calibri" w:eastAsia="Times New Roman" w:hAnsi="Calibri" w:cs="Times New Roman"/>
                <w:color w:val="000000"/>
                <w:sz w:val="14"/>
                <w:szCs w:val="16"/>
                <w:lang w:val="en-US"/>
              </w:rPr>
              <w:t>6</w:t>
            </w:r>
          </w:p>
        </w:tc>
        <w:tc>
          <w:tcPr>
            <w:tcW w:w="1042" w:type="dxa"/>
            <w:vAlign w:val="center"/>
          </w:tcPr>
          <w:p w14:paraId="376FC04B"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5530DB5B"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850" w:type="dxa"/>
            <w:vAlign w:val="center"/>
          </w:tcPr>
          <w:p w14:paraId="4E5C1CC2" w14:textId="77777777" w:rsidR="00083420"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3" w:type="dxa"/>
            <w:shd w:val="clear" w:color="auto" w:fill="auto"/>
            <w:noWrap/>
            <w:vAlign w:val="center"/>
          </w:tcPr>
          <w:p w14:paraId="3EC80B21"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1B5FC3DD"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43E9A4B7"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2" w:type="dxa"/>
            <w:shd w:val="clear" w:color="auto" w:fill="auto"/>
            <w:noWrap/>
            <w:vAlign w:val="center"/>
          </w:tcPr>
          <w:p w14:paraId="7560D97E"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c>
          <w:tcPr>
            <w:tcW w:w="993" w:type="dxa"/>
            <w:shd w:val="clear" w:color="auto" w:fill="auto"/>
            <w:noWrap/>
            <w:vAlign w:val="center"/>
          </w:tcPr>
          <w:p w14:paraId="1F84AEE3" w14:textId="77777777" w:rsidR="00083420" w:rsidRPr="00610BA7" w:rsidRDefault="00083420" w:rsidP="00033A2A">
            <w:pPr>
              <w:spacing w:after="0" w:line="240" w:lineRule="auto"/>
              <w:ind w:firstLine="0"/>
              <w:jc w:val="left"/>
              <w:rPr>
                <w:rFonts w:ascii="Calibri" w:eastAsia="Times New Roman" w:hAnsi="Calibri" w:cs="Times New Roman"/>
                <w:color w:val="000000"/>
                <w:sz w:val="14"/>
                <w:szCs w:val="16"/>
                <w:lang w:val="en-US"/>
              </w:rPr>
            </w:pPr>
          </w:p>
        </w:tc>
      </w:tr>
    </w:tbl>
    <w:p w14:paraId="6FAFB13E" w14:textId="77777777" w:rsidR="00840EA5" w:rsidRDefault="00840EA5" w:rsidP="00840EA5">
      <w:pPr>
        <w:rPr>
          <w:lang w:val="en-US"/>
        </w:rPr>
      </w:pPr>
    </w:p>
    <w:p w14:paraId="21C31854" w14:textId="77777777" w:rsidR="00840EA5" w:rsidRDefault="00840EA5" w:rsidP="00840EA5">
      <w:pPr>
        <w:rPr>
          <w:lang w:val="en-US"/>
        </w:rPr>
      </w:pPr>
      <w:r>
        <w:rPr>
          <w:lang w:val="en-US"/>
        </w:rPr>
        <w:t xml:space="preserve">In all trophic networks, individuals were rather homogeneously clustered by species, so that (1) the seven niche metrics were positively and significantly correlated to each other (r = 0.45 – 0.99, p &lt; 0.05 after </w:t>
      </w:r>
      <w:r>
        <w:rPr>
          <w:lang w:val="en-US"/>
        </w:rPr>
        <w:lastRenderedPageBreak/>
        <w:t xml:space="preserve">Bonferroni correction), except NR and CR (r = 0.02, p = 0.91), and (2) niches occupied a limited part of the isotopic space of the trophic network (on average 7.7 to 13.3% per species). NR was always &lt; 1 except for adult crayfish in pond K. </w:t>
      </w:r>
      <w:commentRangeStart w:id="22"/>
      <w:r>
        <w:rPr>
          <w:lang w:val="en-US"/>
        </w:rPr>
        <w:t xml:space="preserve">The variability in population niche metrics was often greater between ponds than between species, except for NR (Table 1). </w:t>
      </w:r>
      <w:commentRangeEnd w:id="22"/>
      <w:r>
        <w:rPr>
          <w:rStyle w:val="Marquedecommentaire"/>
        </w:rPr>
        <w:commentReference w:id="22"/>
      </w:r>
      <w:r>
        <w:rPr>
          <w:lang w:val="en-US"/>
        </w:rPr>
        <w:t xml:space="preserve"> </w:t>
      </w:r>
    </w:p>
    <w:p w14:paraId="7B45044E" w14:textId="27E9681B" w:rsidR="00840EA5" w:rsidRPr="00E50C61" w:rsidRDefault="00840EA5" w:rsidP="00E50C61">
      <w:pPr>
        <w:rPr>
          <w:lang w:val="en-US"/>
        </w:rPr>
      </w:pPr>
      <w:r>
        <w:rPr>
          <w:lang w:val="en-US"/>
        </w:rPr>
        <w:t>Standard ellipses of crayfish (adult or juvenile) and amphibians did not overlap in any of the 32 cases of sympatry. Partial overlap sometimes occurred between tadpole ellipses, between newt ellipses, or between the ellipses of the two crayfish stages (e.g. M17, M89, M91).</w:t>
      </w:r>
    </w:p>
    <w:p w14:paraId="0C2066D2" w14:textId="6A11A7A1" w:rsidR="00A25212" w:rsidRPr="00A25212" w:rsidRDefault="000F1275" w:rsidP="006B5265">
      <w:pPr>
        <w:pStyle w:val="Titre2"/>
        <w:rPr>
          <w:rFonts w:cstheme="minorHAnsi"/>
          <w:b/>
          <w:lang w:val="en-US"/>
        </w:rPr>
      </w:pPr>
      <w:r w:rsidRPr="00A25212">
        <w:rPr>
          <w:lang w:val="en-US"/>
        </w:rPr>
        <w:t xml:space="preserve">Link </w:t>
      </w:r>
      <w:r w:rsidR="00850674">
        <w:rPr>
          <w:lang w:val="en-US"/>
        </w:rPr>
        <w:t>between amphibian niche metrics,</w:t>
      </w:r>
      <w:r w:rsidRPr="00A25212">
        <w:rPr>
          <w:lang w:val="en-US"/>
        </w:rPr>
        <w:t xml:space="preserve"> </w:t>
      </w:r>
      <w:r w:rsidR="00061ED1">
        <w:rPr>
          <w:lang w:val="en-US"/>
        </w:rPr>
        <w:t xml:space="preserve">and </w:t>
      </w:r>
      <w:r w:rsidRPr="00A25212">
        <w:rPr>
          <w:lang w:val="en-US"/>
        </w:rPr>
        <w:t xml:space="preserve">crayfish </w:t>
      </w:r>
      <w:r w:rsidR="00061ED1">
        <w:rPr>
          <w:lang w:val="en-US"/>
        </w:rPr>
        <w:t xml:space="preserve">and </w:t>
      </w:r>
      <w:r w:rsidRPr="00A25212">
        <w:rPr>
          <w:lang w:val="en-US"/>
        </w:rPr>
        <w:t xml:space="preserve">environmental </w:t>
      </w:r>
      <w:r w:rsidR="00FE19EA">
        <w:rPr>
          <w:lang w:val="en-US"/>
        </w:rPr>
        <w:t>characteristics</w:t>
      </w:r>
    </w:p>
    <w:p w14:paraId="05AA36B9" w14:textId="743EF9D2" w:rsidR="00143005" w:rsidRDefault="00246D0C" w:rsidP="003908CB">
      <w:pPr>
        <w:rPr>
          <w:rFonts w:cs="Times New Roman"/>
          <w:lang w:val="en-US"/>
        </w:rPr>
        <w:sectPr w:rsidR="00143005" w:rsidSect="006148F3">
          <w:footerReference w:type="default" r:id="rId12"/>
          <w:pgSz w:w="12240" w:h="15840"/>
          <w:pgMar w:top="1417" w:right="1417" w:bottom="1417" w:left="1417" w:header="708" w:footer="708" w:gutter="0"/>
          <w:cols w:space="708"/>
          <w:docGrid w:linePitch="360"/>
        </w:sectPr>
      </w:pPr>
      <w:r>
        <w:rPr>
          <w:rFonts w:cstheme="minorHAnsi"/>
          <w:lang w:val="en-US"/>
        </w:rPr>
        <w:t>Niche size (</w:t>
      </w:r>
      <w:proofErr w:type="spellStart"/>
      <w:r>
        <w:rPr>
          <w:rFonts w:cstheme="minorHAnsi"/>
          <w:lang w:val="en-US"/>
        </w:rPr>
        <w:t>SEAc</w:t>
      </w:r>
      <w:proofErr w:type="spellEnd"/>
      <w:r>
        <w:rPr>
          <w:rFonts w:cstheme="minorHAnsi"/>
          <w:lang w:val="en-US"/>
        </w:rPr>
        <w:t xml:space="preserve"> and TA) and individual variability (CD, MNND, SDNND) were</w:t>
      </w:r>
      <w:r w:rsidR="00FE19EA">
        <w:rPr>
          <w:rFonts w:cstheme="minorHAnsi"/>
          <w:lang w:val="en-US"/>
        </w:rPr>
        <w:t xml:space="preserve"> negatively</w:t>
      </w:r>
      <w:r>
        <w:rPr>
          <w:rFonts w:cstheme="minorHAnsi"/>
          <w:lang w:val="en-US"/>
        </w:rPr>
        <w:t xml:space="preserve"> associated to crayfish (presence and abundance), but not niche breadth (CR and NR) nor niche position (mean TP and mean </w:t>
      </w:r>
      <w:r w:rsidR="00BF4745">
        <w:rPr>
          <w:rFonts w:cs="Times New Roman"/>
          <w:lang w:val="en-US"/>
        </w:rPr>
        <w:t>δ</w:t>
      </w:r>
      <w:r w:rsidR="00BF4745" w:rsidRPr="00E33D1D">
        <w:rPr>
          <w:rFonts w:cs="Times New Roman"/>
          <w:vertAlign w:val="superscript"/>
          <w:lang w:val="en-US"/>
        </w:rPr>
        <w:t>13</w:t>
      </w:r>
      <w:r w:rsidR="00BF4745">
        <w:rPr>
          <w:rFonts w:cs="Times New Roman"/>
          <w:lang w:val="en-US"/>
        </w:rPr>
        <w:t xml:space="preserve">Ccor). </w:t>
      </w:r>
      <w:r w:rsidR="00F76D12" w:rsidRPr="00F76D12">
        <w:rPr>
          <w:rFonts w:cs="Times New Roman"/>
          <w:lang w:val="en-US"/>
        </w:rPr>
        <w:t>Indeed, a</w:t>
      </w:r>
      <w:r w:rsidR="00F76D12" w:rsidRPr="00F76D12">
        <w:rPr>
          <w:lang w:val="en-US"/>
        </w:rPr>
        <w:t>mphibian niche metrics were particularly variable in uninvaded ponds as compared to invaded ponds, so that c</w:t>
      </w:r>
      <w:r w:rsidR="00F76D12" w:rsidRPr="00F76D12">
        <w:rPr>
          <w:rFonts w:cstheme="minorHAnsi"/>
          <w:lang w:val="en-US"/>
        </w:rPr>
        <w:t xml:space="preserve">rayfish presence was actually </w:t>
      </w:r>
      <w:r w:rsidR="006B269B">
        <w:rPr>
          <w:rFonts w:cstheme="minorHAnsi"/>
          <w:lang w:val="en-US"/>
        </w:rPr>
        <w:t xml:space="preserve">a predictor </w:t>
      </w:r>
      <w:r w:rsidR="006520D1">
        <w:rPr>
          <w:rFonts w:cstheme="minorHAnsi"/>
          <w:lang w:val="en-US"/>
        </w:rPr>
        <w:t xml:space="preserve">of niche metrics </w:t>
      </w:r>
      <w:r w:rsidR="00F76D12" w:rsidRPr="00F76D12">
        <w:rPr>
          <w:rFonts w:cstheme="minorHAnsi"/>
          <w:lang w:val="en-US"/>
        </w:rPr>
        <w:t>a</w:t>
      </w:r>
      <w:r w:rsidR="00627F16">
        <w:rPr>
          <w:rFonts w:cstheme="minorHAnsi"/>
          <w:lang w:val="en-US"/>
        </w:rPr>
        <w:t xml:space="preserve">s </w:t>
      </w:r>
      <w:r w:rsidR="006B269B">
        <w:rPr>
          <w:rFonts w:cstheme="minorHAnsi"/>
          <w:lang w:val="en-US"/>
        </w:rPr>
        <w:t>good as</w:t>
      </w:r>
      <w:r w:rsidR="00F76D12" w:rsidRPr="00F76D12">
        <w:rPr>
          <w:rFonts w:cstheme="minorHAnsi"/>
          <w:lang w:val="en-US"/>
        </w:rPr>
        <w:t xml:space="preserve"> crayfish abundance. </w:t>
      </w:r>
      <w:r w:rsidR="00D14CA4">
        <w:rPr>
          <w:rFonts w:cs="Times New Roman"/>
          <w:lang w:val="en-US"/>
        </w:rPr>
        <w:t xml:space="preserve">Crayfish </w:t>
      </w:r>
      <w:r w:rsidR="00D03607">
        <w:rPr>
          <w:rFonts w:cs="Times New Roman"/>
          <w:lang w:val="en-US"/>
        </w:rPr>
        <w:t>was the only</w:t>
      </w:r>
      <w:r w:rsidR="00D329C0">
        <w:rPr>
          <w:rFonts w:cs="Times New Roman"/>
          <w:lang w:val="en-US"/>
        </w:rPr>
        <w:t xml:space="preserve"> variable</w:t>
      </w:r>
      <w:r w:rsidR="00D03607">
        <w:rPr>
          <w:rFonts w:cs="Times New Roman"/>
          <w:lang w:val="en-US"/>
        </w:rPr>
        <w:t xml:space="preserve"> retained for CD, </w:t>
      </w:r>
      <w:r w:rsidR="00B4132B">
        <w:rPr>
          <w:rFonts w:cs="Times New Roman"/>
          <w:lang w:val="en-US"/>
        </w:rPr>
        <w:t>but</w:t>
      </w:r>
      <w:r w:rsidR="00F76D12">
        <w:rPr>
          <w:rFonts w:cs="Times New Roman"/>
          <w:lang w:val="en-US"/>
        </w:rPr>
        <w:t xml:space="preserve"> </w:t>
      </w:r>
      <w:r w:rsidR="00F76D12">
        <w:rPr>
          <w:rFonts w:cstheme="minorHAnsi"/>
          <w:lang w:val="en-US"/>
        </w:rPr>
        <w:t xml:space="preserve">the model selection procedure generally </w:t>
      </w:r>
      <w:r w:rsidR="000251CD">
        <w:rPr>
          <w:rFonts w:cstheme="minorHAnsi"/>
          <w:lang w:val="en-US"/>
        </w:rPr>
        <w:t xml:space="preserve">also </w:t>
      </w:r>
      <w:r w:rsidR="00F76D12">
        <w:rPr>
          <w:rFonts w:cstheme="minorHAnsi"/>
          <w:lang w:val="en-US"/>
        </w:rPr>
        <w:t xml:space="preserve">retained </w:t>
      </w:r>
      <w:r w:rsidR="00FE19EA">
        <w:rPr>
          <w:rFonts w:cs="Times New Roman"/>
          <w:lang w:val="en-US"/>
        </w:rPr>
        <w:t>environmental characteristics: niche size (</w:t>
      </w:r>
      <w:proofErr w:type="spellStart"/>
      <w:r w:rsidR="00FE19EA">
        <w:rPr>
          <w:rFonts w:cs="Times New Roman"/>
          <w:lang w:val="en-US"/>
        </w:rPr>
        <w:t>SEAc</w:t>
      </w:r>
      <w:proofErr w:type="spellEnd"/>
      <w:r w:rsidR="00FE19EA">
        <w:rPr>
          <w:rFonts w:cs="Times New Roman"/>
          <w:lang w:val="en-US"/>
        </w:rPr>
        <w:t xml:space="preserve"> and TA), CR, MNND and SDNND were positively associated to pond restoration; TA and mean TP were negatively associated to canopy cover; niche size (</w:t>
      </w:r>
      <w:proofErr w:type="spellStart"/>
      <w:r w:rsidR="00FE19EA">
        <w:rPr>
          <w:rFonts w:cs="Times New Roman"/>
          <w:lang w:val="en-US"/>
        </w:rPr>
        <w:t>SEAc</w:t>
      </w:r>
      <w:proofErr w:type="spellEnd"/>
      <w:r w:rsidR="00FE19EA">
        <w:rPr>
          <w:rFonts w:cs="Times New Roman"/>
          <w:lang w:val="en-US"/>
        </w:rPr>
        <w:t xml:space="preserve"> and TA) were positively associated to aquatic vegetation cover. Finally, the null model (i.e. the variance linked to pond and species identity) was retained for CR, CD, MNND, SDNND, mean TP and mean δ</w:t>
      </w:r>
      <w:r w:rsidR="00FE19EA" w:rsidRPr="00E33D1D">
        <w:rPr>
          <w:rFonts w:cs="Times New Roman"/>
          <w:vertAlign w:val="superscript"/>
          <w:lang w:val="en-US"/>
        </w:rPr>
        <w:t>13</w:t>
      </w:r>
      <w:r w:rsidR="00FE19EA">
        <w:rPr>
          <w:rFonts w:cs="Times New Roman"/>
          <w:lang w:val="en-US"/>
        </w:rPr>
        <w:t xml:space="preserve">Ccor, and it was the only model retained for </w:t>
      </w:r>
      <w:r w:rsidR="00B4132B">
        <w:rPr>
          <w:rFonts w:cs="Times New Roman"/>
          <w:lang w:val="en-US"/>
        </w:rPr>
        <w:t>NR and mean δ</w:t>
      </w:r>
      <w:r w:rsidR="00B4132B" w:rsidRPr="00E33D1D">
        <w:rPr>
          <w:rFonts w:cs="Times New Roman"/>
          <w:vertAlign w:val="superscript"/>
          <w:lang w:val="en-US"/>
        </w:rPr>
        <w:t>13</w:t>
      </w:r>
      <w:r w:rsidR="00B4132B">
        <w:rPr>
          <w:rFonts w:cs="Times New Roman"/>
          <w:lang w:val="en-US"/>
        </w:rPr>
        <w:t xml:space="preserve">Ccor. </w:t>
      </w:r>
    </w:p>
    <w:p w14:paraId="22576CF8" w14:textId="682968F3" w:rsidR="00B8142C" w:rsidRPr="00771D18" w:rsidRDefault="00B8142C" w:rsidP="006B0CF4">
      <w:pPr>
        <w:pStyle w:val="Titre5"/>
      </w:pPr>
      <w:r w:rsidRPr="00865283">
        <w:lastRenderedPageBreak/>
        <w:t xml:space="preserve">Table </w:t>
      </w:r>
      <w:r w:rsidR="004F1657">
        <w:t>2</w:t>
      </w:r>
      <w:r w:rsidRPr="00865283">
        <w:t xml:space="preserve">. </w:t>
      </w:r>
      <w:r w:rsidR="00847691" w:rsidRPr="006B0CF4">
        <w:rPr>
          <w:rStyle w:val="Titre5Car"/>
        </w:rPr>
        <w:t>Effect sizes ± SD and explained variance</w:t>
      </w:r>
      <w:r w:rsidR="00847691" w:rsidRPr="00865283">
        <w:t xml:space="preserve"> (R²) of variables included in the best model for each niche metrics.</w:t>
      </w:r>
      <w:r w:rsidR="00B639D6" w:rsidRPr="00865283">
        <w:t xml:space="preserve"> Significant variables</w:t>
      </w:r>
      <w:r w:rsidR="00FF6EA9" w:rsidRPr="00865283">
        <w:t xml:space="preserve"> are</w:t>
      </w:r>
      <w:r w:rsidR="00B639D6" w:rsidRPr="00865283">
        <w:t xml:space="preserve"> in bold.</w:t>
      </w:r>
    </w:p>
    <w:tbl>
      <w:tblPr>
        <w:tblW w:w="0" w:type="auto"/>
        <w:tblBorders>
          <w:top w:val="single" w:sz="4" w:space="0" w:color="auto"/>
          <w:bottom w:val="single" w:sz="4" w:space="0" w:color="auto"/>
        </w:tblBorders>
        <w:tblLook w:val="04A0" w:firstRow="1" w:lastRow="0" w:firstColumn="1" w:lastColumn="0" w:noHBand="0" w:noVBand="1"/>
      </w:tblPr>
      <w:tblGrid>
        <w:gridCol w:w="1108"/>
        <w:gridCol w:w="1021"/>
        <w:gridCol w:w="1147"/>
        <w:gridCol w:w="1368"/>
        <w:gridCol w:w="975"/>
        <w:gridCol w:w="1133"/>
        <w:gridCol w:w="1099"/>
        <w:gridCol w:w="743"/>
        <w:gridCol w:w="349"/>
        <w:gridCol w:w="581"/>
        <w:gridCol w:w="617"/>
        <w:gridCol w:w="1017"/>
        <w:gridCol w:w="952"/>
      </w:tblGrid>
      <w:tr w:rsidR="006837AE" w:rsidRPr="00C20AF6" w14:paraId="10DE58CD" w14:textId="77777777" w:rsidTr="00D32EB0">
        <w:trPr>
          <w:trHeight w:val="300"/>
        </w:trPr>
        <w:tc>
          <w:tcPr>
            <w:tcW w:w="0" w:type="auto"/>
            <w:shd w:val="clear" w:color="auto" w:fill="auto"/>
            <w:noWrap/>
            <w:vAlign w:val="center"/>
          </w:tcPr>
          <w:p w14:paraId="41641D1B" w14:textId="77777777" w:rsidR="006837AE" w:rsidRDefault="006837AE" w:rsidP="004738D9">
            <w:pPr>
              <w:spacing w:after="0" w:line="240" w:lineRule="auto"/>
              <w:ind w:firstLine="0"/>
              <w:jc w:val="center"/>
              <w:rPr>
                <w:rFonts w:asciiTheme="minorHAnsi" w:eastAsia="Times New Roman" w:hAnsiTheme="minorHAnsi" w:cs="Arial"/>
                <w:sz w:val="16"/>
                <w:szCs w:val="16"/>
                <w:lang w:val="en-US"/>
              </w:rPr>
            </w:pPr>
          </w:p>
        </w:tc>
        <w:tc>
          <w:tcPr>
            <w:tcW w:w="0" w:type="auto"/>
            <w:gridSpan w:val="6"/>
            <w:tcBorders>
              <w:top w:val="single" w:sz="4" w:space="0" w:color="auto"/>
              <w:bottom w:val="single" w:sz="4" w:space="0" w:color="auto"/>
            </w:tcBorders>
            <w:shd w:val="clear" w:color="auto" w:fill="auto"/>
            <w:noWrap/>
            <w:vAlign w:val="center"/>
          </w:tcPr>
          <w:p w14:paraId="44B857D8" w14:textId="4600F594" w:rsidR="006837AE" w:rsidRPr="00C20AF6" w:rsidRDefault="006837AE"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color w:val="000000"/>
                <w:sz w:val="16"/>
                <w:szCs w:val="16"/>
                <w:lang w:val="en-US"/>
              </w:rPr>
              <w:t>Estimate ±</w:t>
            </w:r>
            <w:r w:rsidRPr="000827CC">
              <w:rPr>
                <w:rFonts w:asciiTheme="minorHAnsi" w:eastAsia="Times New Roman" w:hAnsiTheme="minorHAnsi" w:cs="Arial"/>
                <w:color w:val="000000"/>
                <w:sz w:val="16"/>
                <w:szCs w:val="16"/>
                <w:lang w:val="en-US"/>
              </w:rPr>
              <w:t xml:space="preserve"> SE</w:t>
            </w:r>
          </w:p>
        </w:tc>
        <w:tc>
          <w:tcPr>
            <w:tcW w:w="0" w:type="auto"/>
            <w:shd w:val="clear" w:color="auto" w:fill="auto"/>
            <w:noWrap/>
            <w:vAlign w:val="center"/>
          </w:tcPr>
          <w:p w14:paraId="6F0ED242" w14:textId="77777777" w:rsidR="006837AE" w:rsidRPr="000827CC" w:rsidRDefault="006837AE"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tcPr>
          <w:p w14:paraId="26A5112F" w14:textId="77777777" w:rsidR="006837AE" w:rsidRPr="000827CC" w:rsidRDefault="006837AE"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tcPr>
          <w:p w14:paraId="2590FE6F" w14:textId="77777777" w:rsidR="006837AE" w:rsidRPr="000827CC" w:rsidRDefault="006837AE"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tcPr>
          <w:p w14:paraId="467DB14E" w14:textId="77777777" w:rsidR="006837AE" w:rsidRPr="000827CC" w:rsidRDefault="006837AE"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gridSpan w:val="2"/>
            <w:tcBorders>
              <w:top w:val="single" w:sz="4" w:space="0" w:color="auto"/>
              <w:bottom w:val="single" w:sz="4" w:space="0" w:color="auto"/>
            </w:tcBorders>
            <w:shd w:val="clear" w:color="auto" w:fill="auto"/>
            <w:noWrap/>
            <w:vAlign w:val="center"/>
          </w:tcPr>
          <w:p w14:paraId="4A5DF073" w14:textId="260DCACA" w:rsidR="006837AE" w:rsidRPr="000827CC" w:rsidRDefault="006837AE" w:rsidP="004738D9">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Variance ± SD</w:t>
            </w:r>
          </w:p>
        </w:tc>
      </w:tr>
      <w:tr w:rsidR="006837AE" w:rsidRPr="00C20AF6" w14:paraId="7F534163" w14:textId="77777777" w:rsidTr="00D32EB0">
        <w:trPr>
          <w:trHeight w:val="300"/>
        </w:trPr>
        <w:tc>
          <w:tcPr>
            <w:tcW w:w="0" w:type="auto"/>
            <w:shd w:val="clear" w:color="auto" w:fill="auto"/>
            <w:noWrap/>
            <w:vAlign w:val="center"/>
            <w:hideMark/>
          </w:tcPr>
          <w:p w14:paraId="12990C2F" w14:textId="5E80FCFC" w:rsidR="00C20AF6" w:rsidRPr="000827CC" w:rsidRDefault="00143005"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Niche metrics</w:t>
            </w:r>
          </w:p>
        </w:tc>
        <w:tc>
          <w:tcPr>
            <w:tcW w:w="0" w:type="auto"/>
            <w:tcBorders>
              <w:top w:val="single" w:sz="4" w:space="0" w:color="auto"/>
            </w:tcBorders>
            <w:shd w:val="clear" w:color="auto" w:fill="auto"/>
            <w:noWrap/>
            <w:vAlign w:val="center"/>
            <w:hideMark/>
          </w:tcPr>
          <w:p w14:paraId="1475357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Intercept</w:t>
            </w:r>
          </w:p>
        </w:tc>
        <w:tc>
          <w:tcPr>
            <w:tcW w:w="0" w:type="auto"/>
            <w:tcBorders>
              <w:top w:val="single" w:sz="4" w:space="0" w:color="auto"/>
            </w:tcBorders>
            <w:shd w:val="clear" w:color="auto" w:fill="auto"/>
            <w:noWrap/>
            <w:vAlign w:val="center"/>
            <w:hideMark/>
          </w:tcPr>
          <w:p w14:paraId="6F905677" w14:textId="0F3E84BF"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r w:rsidRPr="00C20AF6">
              <w:rPr>
                <w:rFonts w:asciiTheme="minorHAnsi" w:eastAsia="Times New Roman" w:hAnsiTheme="minorHAnsi" w:cs="Arial"/>
                <w:sz w:val="16"/>
                <w:szCs w:val="16"/>
                <w:lang w:val="en-US"/>
              </w:rPr>
              <w:t>Crayfish CPUE</w:t>
            </w:r>
          </w:p>
        </w:tc>
        <w:tc>
          <w:tcPr>
            <w:tcW w:w="0" w:type="auto"/>
            <w:tcBorders>
              <w:top w:val="single" w:sz="4" w:space="0" w:color="auto"/>
            </w:tcBorders>
            <w:shd w:val="clear" w:color="auto" w:fill="auto"/>
            <w:noWrap/>
            <w:vAlign w:val="center"/>
            <w:hideMark/>
          </w:tcPr>
          <w:p w14:paraId="0F51FD55"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r w:rsidRPr="000827CC">
              <w:rPr>
                <w:rFonts w:asciiTheme="minorHAnsi" w:eastAsia="Times New Roman" w:hAnsiTheme="minorHAnsi" w:cs="Arial"/>
                <w:sz w:val="16"/>
                <w:szCs w:val="16"/>
                <w:lang w:val="en-US"/>
              </w:rPr>
              <w:t>Crayfish presence</w:t>
            </w:r>
          </w:p>
        </w:tc>
        <w:tc>
          <w:tcPr>
            <w:tcW w:w="0" w:type="auto"/>
            <w:tcBorders>
              <w:top w:val="single" w:sz="4" w:space="0" w:color="auto"/>
            </w:tcBorders>
            <w:shd w:val="clear" w:color="auto" w:fill="auto"/>
            <w:noWrap/>
            <w:vAlign w:val="center"/>
            <w:hideMark/>
          </w:tcPr>
          <w:p w14:paraId="57706125"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r w:rsidRPr="000827CC">
              <w:rPr>
                <w:rFonts w:asciiTheme="minorHAnsi" w:eastAsia="Times New Roman" w:hAnsiTheme="minorHAnsi" w:cs="Arial"/>
                <w:sz w:val="16"/>
                <w:szCs w:val="16"/>
                <w:lang w:val="en-US"/>
              </w:rPr>
              <w:t>Restoration</w:t>
            </w:r>
          </w:p>
        </w:tc>
        <w:tc>
          <w:tcPr>
            <w:tcW w:w="0" w:type="auto"/>
            <w:tcBorders>
              <w:top w:val="single" w:sz="4" w:space="0" w:color="auto"/>
            </w:tcBorders>
            <w:shd w:val="clear" w:color="auto" w:fill="auto"/>
            <w:noWrap/>
            <w:vAlign w:val="center"/>
            <w:hideMark/>
          </w:tcPr>
          <w:p w14:paraId="0D4BBC49" w14:textId="36BC0E9A"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r w:rsidRPr="00C20AF6">
              <w:rPr>
                <w:rFonts w:asciiTheme="minorHAnsi" w:eastAsia="Times New Roman" w:hAnsiTheme="minorHAnsi" w:cs="Arial"/>
                <w:sz w:val="16"/>
                <w:szCs w:val="16"/>
                <w:lang w:val="en-US"/>
              </w:rPr>
              <w:t>Aq. veg. cover</w:t>
            </w:r>
          </w:p>
        </w:tc>
        <w:tc>
          <w:tcPr>
            <w:tcW w:w="0" w:type="auto"/>
            <w:tcBorders>
              <w:top w:val="single" w:sz="4" w:space="0" w:color="auto"/>
            </w:tcBorders>
            <w:shd w:val="clear" w:color="auto" w:fill="auto"/>
            <w:noWrap/>
            <w:vAlign w:val="center"/>
            <w:hideMark/>
          </w:tcPr>
          <w:p w14:paraId="2D82E8F4" w14:textId="7620571A"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r w:rsidRPr="00C20AF6">
              <w:rPr>
                <w:rFonts w:asciiTheme="minorHAnsi" w:eastAsia="Times New Roman" w:hAnsiTheme="minorHAnsi" w:cs="Arial"/>
                <w:sz w:val="16"/>
                <w:szCs w:val="16"/>
                <w:lang w:val="en-US"/>
              </w:rPr>
              <w:t>Canopy cover</w:t>
            </w:r>
          </w:p>
        </w:tc>
        <w:tc>
          <w:tcPr>
            <w:tcW w:w="0" w:type="auto"/>
            <w:shd w:val="clear" w:color="auto" w:fill="auto"/>
            <w:noWrap/>
            <w:vAlign w:val="center"/>
            <w:hideMark/>
          </w:tcPr>
          <w:p w14:paraId="122FA778" w14:textId="2565A810"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R</w:t>
            </w:r>
            <w:r>
              <w:rPr>
                <w:rFonts w:asciiTheme="minorHAnsi" w:eastAsia="Times New Roman" w:hAnsiTheme="minorHAnsi" w:cs="Arial"/>
                <w:color w:val="000000"/>
                <w:sz w:val="16"/>
                <w:szCs w:val="16"/>
                <w:lang w:val="en-US"/>
              </w:rPr>
              <w:t>²</w:t>
            </w:r>
          </w:p>
        </w:tc>
        <w:tc>
          <w:tcPr>
            <w:tcW w:w="0" w:type="auto"/>
            <w:shd w:val="clear" w:color="auto" w:fill="auto"/>
            <w:noWrap/>
            <w:vAlign w:val="center"/>
            <w:hideMark/>
          </w:tcPr>
          <w:p w14:paraId="49385D5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df</w:t>
            </w:r>
          </w:p>
        </w:tc>
        <w:tc>
          <w:tcPr>
            <w:tcW w:w="0" w:type="auto"/>
            <w:shd w:val="clear" w:color="auto" w:fill="auto"/>
            <w:noWrap/>
            <w:vAlign w:val="center"/>
            <w:hideMark/>
          </w:tcPr>
          <w:p w14:paraId="6F1AC23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AICc</w:t>
            </w:r>
          </w:p>
        </w:tc>
        <w:tc>
          <w:tcPr>
            <w:tcW w:w="0" w:type="auto"/>
            <w:shd w:val="clear" w:color="auto" w:fill="auto"/>
            <w:noWrap/>
            <w:vAlign w:val="center"/>
            <w:hideMark/>
          </w:tcPr>
          <w:p w14:paraId="327819A1" w14:textId="5F2649B9"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w</w:t>
            </w:r>
            <w:r>
              <w:rPr>
                <w:rFonts w:asciiTheme="minorHAnsi" w:eastAsia="Times New Roman" w:hAnsiTheme="minorHAnsi" w:cs="Arial"/>
                <w:color w:val="000000"/>
                <w:sz w:val="16"/>
                <w:szCs w:val="16"/>
                <w:lang w:val="en-US"/>
              </w:rPr>
              <w:t>AICc</w:t>
            </w:r>
          </w:p>
        </w:tc>
        <w:tc>
          <w:tcPr>
            <w:tcW w:w="0" w:type="auto"/>
            <w:tcBorders>
              <w:top w:val="single" w:sz="4" w:space="0" w:color="auto"/>
            </w:tcBorders>
            <w:shd w:val="clear" w:color="auto" w:fill="auto"/>
            <w:noWrap/>
            <w:vAlign w:val="center"/>
            <w:hideMark/>
          </w:tcPr>
          <w:p w14:paraId="447C0FA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(1|Mare)</w:t>
            </w:r>
          </w:p>
        </w:tc>
        <w:tc>
          <w:tcPr>
            <w:tcW w:w="0" w:type="auto"/>
            <w:tcBorders>
              <w:top w:val="single" w:sz="4" w:space="0" w:color="auto"/>
            </w:tcBorders>
            <w:shd w:val="clear" w:color="auto" w:fill="auto"/>
            <w:noWrap/>
            <w:vAlign w:val="center"/>
            <w:hideMark/>
          </w:tcPr>
          <w:p w14:paraId="66705AA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(1|Species)</w:t>
            </w:r>
          </w:p>
        </w:tc>
      </w:tr>
      <w:tr w:rsidR="006837AE" w:rsidRPr="00C20AF6" w14:paraId="18E5A513" w14:textId="77777777" w:rsidTr="00D32EB0">
        <w:trPr>
          <w:trHeight w:val="300"/>
        </w:trPr>
        <w:tc>
          <w:tcPr>
            <w:tcW w:w="0" w:type="auto"/>
            <w:shd w:val="clear" w:color="auto" w:fill="auto"/>
            <w:noWrap/>
            <w:vAlign w:val="center"/>
            <w:hideMark/>
          </w:tcPr>
          <w:p w14:paraId="3800690D" w14:textId="283ECC46" w:rsidR="00C20AF6" w:rsidRPr="000827CC" w:rsidRDefault="00A531FB" w:rsidP="004738D9">
            <w:pPr>
              <w:spacing w:after="0" w:line="240" w:lineRule="auto"/>
              <w:ind w:firstLine="0"/>
              <w:jc w:val="center"/>
              <w:rPr>
                <w:rFonts w:asciiTheme="minorHAnsi" w:eastAsia="Times New Roman" w:hAnsiTheme="minorHAnsi" w:cs="Arial"/>
                <w:color w:val="000000"/>
                <w:sz w:val="16"/>
                <w:szCs w:val="16"/>
                <w:lang w:val="en-US"/>
              </w:rPr>
            </w:pPr>
            <w:proofErr w:type="spellStart"/>
            <w:r w:rsidRPr="00C20AF6">
              <w:rPr>
                <w:rFonts w:asciiTheme="minorHAnsi" w:eastAsia="Times New Roman" w:hAnsiTheme="minorHAnsi" w:cs="Arial"/>
                <w:color w:val="000000"/>
                <w:sz w:val="16"/>
                <w:szCs w:val="16"/>
                <w:lang w:val="en-US"/>
              </w:rPr>
              <w:t>SEAc</w:t>
            </w:r>
            <w:proofErr w:type="spellEnd"/>
          </w:p>
        </w:tc>
        <w:tc>
          <w:tcPr>
            <w:tcW w:w="0" w:type="auto"/>
            <w:shd w:val="clear" w:color="auto" w:fill="auto"/>
            <w:noWrap/>
            <w:vAlign w:val="center"/>
            <w:hideMark/>
          </w:tcPr>
          <w:p w14:paraId="02CAFBC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-3.31 ± 0.12</w:t>
            </w:r>
          </w:p>
        </w:tc>
        <w:tc>
          <w:tcPr>
            <w:tcW w:w="0" w:type="auto"/>
            <w:shd w:val="clear" w:color="auto" w:fill="auto"/>
            <w:noWrap/>
            <w:vAlign w:val="center"/>
            <w:hideMark/>
          </w:tcPr>
          <w:p w14:paraId="7634D8AB" w14:textId="77777777" w:rsidR="00C20AF6" w:rsidRPr="00C20AF6"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-0.3274 ± 0.11</w:t>
            </w:r>
          </w:p>
        </w:tc>
        <w:tc>
          <w:tcPr>
            <w:tcW w:w="0" w:type="auto"/>
            <w:shd w:val="clear" w:color="auto" w:fill="auto"/>
            <w:vAlign w:val="center"/>
          </w:tcPr>
          <w:p w14:paraId="4028E165" w14:textId="3A6600AE"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7B5BC81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0B1725F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21957D2"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14ABEE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0.24</w:t>
            </w:r>
          </w:p>
        </w:tc>
        <w:tc>
          <w:tcPr>
            <w:tcW w:w="0" w:type="auto"/>
            <w:shd w:val="clear" w:color="auto" w:fill="auto"/>
            <w:noWrap/>
            <w:vAlign w:val="center"/>
            <w:hideMark/>
          </w:tcPr>
          <w:p w14:paraId="5B8A4C7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212E380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98.4</w:t>
            </w:r>
          </w:p>
        </w:tc>
        <w:tc>
          <w:tcPr>
            <w:tcW w:w="0" w:type="auto"/>
            <w:shd w:val="clear" w:color="auto" w:fill="auto"/>
            <w:noWrap/>
            <w:vAlign w:val="center"/>
            <w:hideMark/>
          </w:tcPr>
          <w:p w14:paraId="5820C77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0.362</w:t>
            </w:r>
          </w:p>
        </w:tc>
        <w:tc>
          <w:tcPr>
            <w:tcW w:w="0" w:type="auto"/>
            <w:shd w:val="clear" w:color="auto" w:fill="auto"/>
            <w:noWrap/>
            <w:vAlign w:val="center"/>
            <w:hideMark/>
          </w:tcPr>
          <w:p w14:paraId="7C91B88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0.11 ± 0.32</w:t>
            </w:r>
          </w:p>
        </w:tc>
        <w:tc>
          <w:tcPr>
            <w:tcW w:w="0" w:type="auto"/>
            <w:shd w:val="clear" w:color="auto" w:fill="auto"/>
            <w:noWrap/>
            <w:vAlign w:val="center"/>
            <w:hideMark/>
          </w:tcPr>
          <w:p w14:paraId="7D614D7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2806A5EF" w14:textId="77777777" w:rsidTr="00D32EB0">
        <w:trPr>
          <w:trHeight w:val="300"/>
        </w:trPr>
        <w:tc>
          <w:tcPr>
            <w:tcW w:w="0" w:type="auto"/>
            <w:shd w:val="clear" w:color="auto" w:fill="auto"/>
            <w:noWrap/>
            <w:vAlign w:val="center"/>
            <w:hideMark/>
          </w:tcPr>
          <w:p w14:paraId="3CFA917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3AB213F"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-3.03 ± 0.19</w:t>
            </w:r>
          </w:p>
        </w:tc>
        <w:tc>
          <w:tcPr>
            <w:tcW w:w="0" w:type="auto"/>
            <w:shd w:val="clear" w:color="auto" w:fill="auto"/>
            <w:noWrap/>
            <w:vAlign w:val="center"/>
            <w:hideMark/>
          </w:tcPr>
          <w:p w14:paraId="072775BC"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p>
        </w:tc>
        <w:tc>
          <w:tcPr>
            <w:tcW w:w="0" w:type="auto"/>
            <w:shd w:val="clear" w:color="auto" w:fill="auto"/>
            <w:noWrap/>
            <w:vAlign w:val="center"/>
            <w:hideMark/>
          </w:tcPr>
          <w:p w14:paraId="0FDC6CEA"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-0.61 ± 0.26</w:t>
            </w:r>
          </w:p>
        </w:tc>
        <w:tc>
          <w:tcPr>
            <w:tcW w:w="0" w:type="auto"/>
            <w:shd w:val="clear" w:color="auto" w:fill="auto"/>
            <w:noWrap/>
            <w:vAlign w:val="center"/>
            <w:hideMark/>
          </w:tcPr>
          <w:p w14:paraId="164B08A7"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p>
        </w:tc>
        <w:tc>
          <w:tcPr>
            <w:tcW w:w="0" w:type="auto"/>
            <w:shd w:val="clear" w:color="auto" w:fill="auto"/>
            <w:noWrap/>
            <w:vAlign w:val="center"/>
            <w:hideMark/>
          </w:tcPr>
          <w:p w14:paraId="5797B89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2929050"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BB7441F"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0.20</w:t>
            </w:r>
          </w:p>
        </w:tc>
        <w:tc>
          <w:tcPr>
            <w:tcW w:w="0" w:type="auto"/>
            <w:shd w:val="clear" w:color="auto" w:fill="auto"/>
            <w:noWrap/>
            <w:vAlign w:val="center"/>
            <w:hideMark/>
          </w:tcPr>
          <w:p w14:paraId="40BD4B3A"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4</w:t>
            </w:r>
          </w:p>
        </w:tc>
        <w:tc>
          <w:tcPr>
            <w:tcW w:w="0" w:type="auto"/>
            <w:shd w:val="clear" w:color="auto" w:fill="auto"/>
            <w:noWrap/>
            <w:vAlign w:val="center"/>
            <w:hideMark/>
          </w:tcPr>
          <w:p w14:paraId="3015EEF4"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98.8</w:t>
            </w:r>
          </w:p>
        </w:tc>
        <w:tc>
          <w:tcPr>
            <w:tcW w:w="0" w:type="auto"/>
            <w:shd w:val="clear" w:color="auto" w:fill="auto"/>
            <w:noWrap/>
            <w:vAlign w:val="center"/>
            <w:hideMark/>
          </w:tcPr>
          <w:p w14:paraId="5435B1F1"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0.3</w:t>
            </w:r>
          </w:p>
        </w:tc>
        <w:tc>
          <w:tcPr>
            <w:tcW w:w="0" w:type="auto"/>
            <w:shd w:val="clear" w:color="auto" w:fill="auto"/>
            <w:noWrap/>
            <w:vAlign w:val="center"/>
            <w:hideMark/>
          </w:tcPr>
          <w:p w14:paraId="2AF85B52"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0.13  ± 0.36</w:t>
            </w:r>
          </w:p>
        </w:tc>
        <w:tc>
          <w:tcPr>
            <w:tcW w:w="0" w:type="auto"/>
            <w:shd w:val="clear" w:color="auto" w:fill="auto"/>
            <w:noWrap/>
            <w:vAlign w:val="center"/>
            <w:hideMark/>
          </w:tcPr>
          <w:p w14:paraId="14D41A6E"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p>
        </w:tc>
      </w:tr>
      <w:tr w:rsidR="006837AE" w:rsidRPr="00C20AF6" w14:paraId="60C0586D" w14:textId="77777777" w:rsidTr="00D32EB0">
        <w:trPr>
          <w:trHeight w:val="300"/>
        </w:trPr>
        <w:tc>
          <w:tcPr>
            <w:tcW w:w="0" w:type="auto"/>
            <w:shd w:val="clear" w:color="auto" w:fill="auto"/>
            <w:noWrap/>
            <w:vAlign w:val="center"/>
            <w:hideMark/>
          </w:tcPr>
          <w:p w14:paraId="22188F9A"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349CF4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-3.59 ± 0.16</w:t>
            </w:r>
          </w:p>
        </w:tc>
        <w:tc>
          <w:tcPr>
            <w:tcW w:w="0" w:type="auto"/>
            <w:shd w:val="clear" w:color="auto" w:fill="auto"/>
            <w:noWrap/>
            <w:vAlign w:val="center"/>
            <w:hideMark/>
          </w:tcPr>
          <w:p w14:paraId="61A0AEF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C64A54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C25581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0.56 ± 0.26</w:t>
            </w:r>
          </w:p>
        </w:tc>
        <w:tc>
          <w:tcPr>
            <w:tcW w:w="0" w:type="auto"/>
            <w:shd w:val="clear" w:color="auto" w:fill="auto"/>
            <w:noWrap/>
            <w:vAlign w:val="center"/>
            <w:hideMark/>
          </w:tcPr>
          <w:p w14:paraId="6FB0D59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DFF42C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4B25B7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0.19</w:t>
            </w:r>
          </w:p>
        </w:tc>
        <w:tc>
          <w:tcPr>
            <w:tcW w:w="0" w:type="auto"/>
            <w:shd w:val="clear" w:color="auto" w:fill="auto"/>
            <w:noWrap/>
            <w:vAlign w:val="center"/>
            <w:hideMark/>
          </w:tcPr>
          <w:p w14:paraId="796B7F2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09257EC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99.7</w:t>
            </w:r>
          </w:p>
        </w:tc>
        <w:tc>
          <w:tcPr>
            <w:tcW w:w="0" w:type="auto"/>
            <w:shd w:val="clear" w:color="auto" w:fill="auto"/>
            <w:noWrap/>
            <w:vAlign w:val="center"/>
            <w:hideMark/>
          </w:tcPr>
          <w:p w14:paraId="47D3C58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0.194</w:t>
            </w:r>
          </w:p>
        </w:tc>
        <w:tc>
          <w:tcPr>
            <w:tcW w:w="0" w:type="auto"/>
            <w:shd w:val="clear" w:color="auto" w:fill="auto"/>
            <w:noWrap/>
            <w:vAlign w:val="center"/>
            <w:hideMark/>
          </w:tcPr>
          <w:p w14:paraId="224DC1E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0.11  ± 0.33</w:t>
            </w:r>
          </w:p>
        </w:tc>
        <w:tc>
          <w:tcPr>
            <w:tcW w:w="0" w:type="auto"/>
            <w:shd w:val="clear" w:color="auto" w:fill="auto"/>
            <w:noWrap/>
            <w:vAlign w:val="center"/>
            <w:hideMark/>
          </w:tcPr>
          <w:p w14:paraId="1C14B06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3C24F127" w14:textId="77777777" w:rsidTr="00D32EB0">
        <w:trPr>
          <w:trHeight w:val="300"/>
        </w:trPr>
        <w:tc>
          <w:tcPr>
            <w:tcW w:w="0" w:type="auto"/>
            <w:shd w:val="clear" w:color="auto" w:fill="auto"/>
            <w:noWrap/>
            <w:vAlign w:val="center"/>
            <w:hideMark/>
          </w:tcPr>
          <w:p w14:paraId="4E0D34D9"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BB14E3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-3.33 ± 0.13</w:t>
            </w:r>
          </w:p>
        </w:tc>
        <w:tc>
          <w:tcPr>
            <w:tcW w:w="0" w:type="auto"/>
            <w:shd w:val="clear" w:color="auto" w:fill="auto"/>
            <w:noWrap/>
            <w:vAlign w:val="center"/>
            <w:hideMark/>
          </w:tcPr>
          <w:p w14:paraId="0C123E3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32EA9515"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C66282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6207FF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0.30 ± 0.13</w:t>
            </w:r>
          </w:p>
        </w:tc>
        <w:tc>
          <w:tcPr>
            <w:tcW w:w="0" w:type="auto"/>
            <w:shd w:val="clear" w:color="auto" w:fill="auto"/>
            <w:noWrap/>
            <w:vAlign w:val="center"/>
            <w:hideMark/>
          </w:tcPr>
          <w:p w14:paraId="47D93DE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7428C2B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0.20</w:t>
            </w:r>
          </w:p>
        </w:tc>
        <w:tc>
          <w:tcPr>
            <w:tcW w:w="0" w:type="auto"/>
            <w:shd w:val="clear" w:color="auto" w:fill="auto"/>
            <w:noWrap/>
            <w:vAlign w:val="center"/>
            <w:hideMark/>
          </w:tcPr>
          <w:p w14:paraId="5AC2299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4682BB1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100.3</w:t>
            </w:r>
          </w:p>
        </w:tc>
        <w:tc>
          <w:tcPr>
            <w:tcW w:w="0" w:type="auto"/>
            <w:shd w:val="clear" w:color="auto" w:fill="auto"/>
            <w:noWrap/>
            <w:vAlign w:val="center"/>
            <w:hideMark/>
          </w:tcPr>
          <w:p w14:paraId="6323F56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0.144</w:t>
            </w:r>
          </w:p>
        </w:tc>
        <w:tc>
          <w:tcPr>
            <w:tcW w:w="0" w:type="auto"/>
            <w:shd w:val="clear" w:color="auto" w:fill="auto"/>
            <w:noWrap/>
            <w:vAlign w:val="center"/>
            <w:hideMark/>
          </w:tcPr>
          <w:p w14:paraId="758B388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0.13  ± 0.36</w:t>
            </w:r>
          </w:p>
        </w:tc>
        <w:tc>
          <w:tcPr>
            <w:tcW w:w="0" w:type="auto"/>
            <w:shd w:val="clear" w:color="auto" w:fill="auto"/>
            <w:noWrap/>
            <w:vAlign w:val="center"/>
            <w:hideMark/>
          </w:tcPr>
          <w:p w14:paraId="79047C6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1A484EBD" w14:textId="77777777" w:rsidTr="00D32EB0">
        <w:trPr>
          <w:trHeight w:val="300"/>
        </w:trPr>
        <w:tc>
          <w:tcPr>
            <w:tcW w:w="0" w:type="auto"/>
            <w:shd w:val="clear" w:color="auto" w:fill="auto"/>
            <w:noWrap/>
            <w:vAlign w:val="center"/>
            <w:hideMark/>
          </w:tcPr>
          <w:p w14:paraId="2D1E9CB4" w14:textId="71A44D3C"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sidRPr="000827CC">
              <w:rPr>
                <w:rFonts w:asciiTheme="minorHAnsi" w:eastAsia="Times New Roman" w:hAnsiTheme="minorHAnsi" w:cs="Arial"/>
                <w:color w:val="000000"/>
                <w:sz w:val="16"/>
                <w:szCs w:val="16"/>
                <w:lang w:val="en-US"/>
              </w:rPr>
              <w:t>TA</w:t>
            </w:r>
          </w:p>
        </w:tc>
        <w:tc>
          <w:tcPr>
            <w:tcW w:w="0" w:type="auto"/>
            <w:shd w:val="clear" w:color="auto" w:fill="auto"/>
            <w:noWrap/>
            <w:vAlign w:val="center"/>
            <w:hideMark/>
          </w:tcPr>
          <w:p w14:paraId="0A6E702C"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-2.32 ± 0.19</w:t>
            </w:r>
          </w:p>
        </w:tc>
        <w:tc>
          <w:tcPr>
            <w:tcW w:w="0" w:type="auto"/>
            <w:shd w:val="clear" w:color="auto" w:fill="auto"/>
            <w:noWrap/>
            <w:vAlign w:val="center"/>
            <w:hideMark/>
          </w:tcPr>
          <w:p w14:paraId="49D2061A"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p>
        </w:tc>
        <w:tc>
          <w:tcPr>
            <w:tcW w:w="0" w:type="auto"/>
            <w:shd w:val="clear" w:color="auto" w:fill="auto"/>
            <w:noWrap/>
            <w:vAlign w:val="center"/>
            <w:hideMark/>
          </w:tcPr>
          <w:p w14:paraId="1940DD2D"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-0.58 ± 0.26</w:t>
            </w:r>
          </w:p>
        </w:tc>
        <w:tc>
          <w:tcPr>
            <w:tcW w:w="0" w:type="auto"/>
            <w:shd w:val="clear" w:color="auto" w:fill="auto"/>
            <w:noWrap/>
            <w:vAlign w:val="center"/>
            <w:hideMark/>
          </w:tcPr>
          <w:p w14:paraId="6871D6FF"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p>
        </w:tc>
        <w:tc>
          <w:tcPr>
            <w:tcW w:w="0" w:type="auto"/>
            <w:shd w:val="clear" w:color="auto" w:fill="auto"/>
            <w:noWrap/>
            <w:vAlign w:val="center"/>
            <w:hideMark/>
          </w:tcPr>
          <w:p w14:paraId="7251D1B2"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7E68A6E"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2598609"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0.1664</w:t>
            </w:r>
          </w:p>
        </w:tc>
        <w:tc>
          <w:tcPr>
            <w:tcW w:w="0" w:type="auto"/>
            <w:shd w:val="clear" w:color="auto" w:fill="auto"/>
            <w:noWrap/>
            <w:vAlign w:val="center"/>
            <w:hideMark/>
          </w:tcPr>
          <w:p w14:paraId="6F77EC92"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4</w:t>
            </w:r>
          </w:p>
        </w:tc>
        <w:tc>
          <w:tcPr>
            <w:tcW w:w="0" w:type="auto"/>
            <w:shd w:val="clear" w:color="auto" w:fill="auto"/>
            <w:noWrap/>
            <w:vAlign w:val="center"/>
            <w:hideMark/>
          </w:tcPr>
          <w:p w14:paraId="441F4134"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103.9</w:t>
            </w:r>
          </w:p>
        </w:tc>
        <w:tc>
          <w:tcPr>
            <w:tcW w:w="0" w:type="auto"/>
            <w:shd w:val="clear" w:color="auto" w:fill="auto"/>
            <w:noWrap/>
            <w:vAlign w:val="center"/>
            <w:hideMark/>
          </w:tcPr>
          <w:p w14:paraId="12AC7BE8"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0.319</w:t>
            </w:r>
          </w:p>
        </w:tc>
        <w:tc>
          <w:tcPr>
            <w:tcW w:w="0" w:type="auto"/>
            <w:shd w:val="clear" w:color="auto" w:fill="auto"/>
            <w:noWrap/>
            <w:vAlign w:val="center"/>
            <w:hideMark/>
          </w:tcPr>
          <w:p w14:paraId="7E1A38E3"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r w:rsidRPr="000827CC">
              <w:rPr>
                <w:rFonts w:asciiTheme="minorHAnsi" w:eastAsia="Times New Roman" w:hAnsiTheme="minorHAnsi" w:cs="Arial"/>
                <w:color w:val="BFBFBF"/>
                <w:sz w:val="16"/>
                <w:szCs w:val="16"/>
                <w:lang w:val="en-US"/>
              </w:rPr>
              <w:t>0.11 ± 0.33</w:t>
            </w:r>
          </w:p>
        </w:tc>
        <w:tc>
          <w:tcPr>
            <w:tcW w:w="0" w:type="auto"/>
            <w:shd w:val="clear" w:color="auto" w:fill="auto"/>
            <w:noWrap/>
            <w:vAlign w:val="center"/>
            <w:hideMark/>
          </w:tcPr>
          <w:p w14:paraId="4F0552DA" w14:textId="77777777" w:rsidR="00C20AF6" w:rsidRPr="000827CC" w:rsidRDefault="00C20AF6" w:rsidP="004738D9">
            <w:pPr>
              <w:spacing w:after="0" w:line="240" w:lineRule="auto"/>
              <w:ind w:firstLine="0"/>
              <w:jc w:val="center"/>
              <w:rPr>
                <w:rFonts w:asciiTheme="minorHAnsi" w:eastAsia="Times New Roman" w:hAnsiTheme="minorHAnsi" w:cs="Arial"/>
                <w:color w:val="BFBFBF"/>
                <w:sz w:val="16"/>
                <w:szCs w:val="16"/>
                <w:lang w:val="en-US"/>
              </w:rPr>
            </w:pPr>
          </w:p>
        </w:tc>
      </w:tr>
      <w:tr w:rsidR="006837AE" w:rsidRPr="00C20AF6" w14:paraId="14A74F4A" w14:textId="77777777" w:rsidTr="00D32EB0">
        <w:trPr>
          <w:trHeight w:val="300"/>
        </w:trPr>
        <w:tc>
          <w:tcPr>
            <w:tcW w:w="0" w:type="auto"/>
            <w:shd w:val="clear" w:color="auto" w:fill="auto"/>
            <w:noWrap/>
            <w:vAlign w:val="center"/>
            <w:hideMark/>
          </w:tcPr>
          <w:p w14:paraId="63015E75"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691986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-2.59 ± 0.13</w:t>
            </w:r>
          </w:p>
        </w:tc>
        <w:tc>
          <w:tcPr>
            <w:tcW w:w="0" w:type="auto"/>
            <w:shd w:val="clear" w:color="auto" w:fill="auto"/>
            <w:noWrap/>
            <w:vAlign w:val="center"/>
            <w:hideMark/>
          </w:tcPr>
          <w:p w14:paraId="5A8F8DF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-0.30 ± 0.12</w:t>
            </w:r>
          </w:p>
        </w:tc>
        <w:tc>
          <w:tcPr>
            <w:tcW w:w="0" w:type="auto"/>
            <w:shd w:val="clear" w:color="auto" w:fill="auto"/>
            <w:noWrap/>
            <w:vAlign w:val="center"/>
            <w:hideMark/>
          </w:tcPr>
          <w:p w14:paraId="5046169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BDCB0B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C740F82"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B83BC74"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7E179E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0.1811</w:t>
            </w:r>
          </w:p>
        </w:tc>
        <w:tc>
          <w:tcPr>
            <w:tcW w:w="0" w:type="auto"/>
            <w:shd w:val="clear" w:color="auto" w:fill="auto"/>
            <w:noWrap/>
            <w:vAlign w:val="center"/>
            <w:hideMark/>
          </w:tcPr>
          <w:p w14:paraId="100E122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3BA7156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104.7</w:t>
            </w:r>
          </w:p>
        </w:tc>
        <w:tc>
          <w:tcPr>
            <w:tcW w:w="0" w:type="auto"/>
            <w:shd w:val="clear" w:color="auto" w:fill="auto"/>
            <w:noWrap/>
            <w:vAlign w:val="center"/>
            <w:hideMark/>
          </w:tcPr>
          <w:p w14:paraId="658409F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0.215</w:t>
            </w:r>
          </w:p>
        </w:tc>
        <w:tc>
          <w:tcPr>
            <w:tcW w:w="0" w:type="auto"/>
            <w:shd w:val="clear" w:color="auto" w:fill="auto"/>
            <w:noWrap/>
            <w:vAlign w:val="center"/>
            <w:hideMark/>
          </w:tcPr>
          <w:p w14:paraId="157F22B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0.10 ± 0.31</w:t>
            </w:r>
          </w:p>
        </w:tc>
        <w:tc>
          <w:tcPr>
            <w:tcW w:w="0" w:type="auto"/>
            <w:shd w:val="clear" w:color="auto" w:fill="auto"/>
            <w:noWrap/>
            <w:vAlign w:val="center"/>
            <w:hideMark/>
          </w:tcPr>
          <w:p w14:paraId="4963CC7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49F55F4D" w14:textId="77777777" w:rsidTr="00D32EB0">
        <w:trPr>
          <w:trHeight w:val="300"/>
        </w:trPr>
        <w:tc>
          <w:tcPr>
            <w:tcW w:w="0" w:type="auto"/>
            <w:shd w:val="clear" w:color="auto" w:fill="auto"/>
            <w:noWrap/>
            <w:vAlign w:val="center"/>
            <w:hideMark/>
          </w:tcPr>
          <w:p w14:paraId="719998D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C89F4A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-2.84 ± 0.17</w:t>
            </w:r>
          </w:p>
        </w:tc>
        <w:tc>
          <w:tcPr>
            <w:tcW w:w="0" w:type="auto"/>
            <w:shd w:val="clear" w:color="auto" w:fill="auto"/>
            <w:noWrap/>
            <w:vAlign w:val="center"/>
            <w:hideMark/>
          </w:tcPr>
          <w:p w14:paraId="437AB40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555A68A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86ED51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0.52 ± 0.26</w:t>
            </w:r>
          </w:p>
        </w:tc>
        <w:tc>
          <w:tcPr>
            <w:tcW w:w="0" w:type="auto"/>
            <w:shd w:val="clear" w:color="auto" w:fill="auto"/>
            <w:noWrap/>
            <w:vAlign w:val="center"/>
            <w:hideMark/>
          </w:tcPr>
          <w:p w14:paraId="1EF2CE0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3D75648"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71603A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0.1461</w:t>
            </w:r>
          </w:p>
        </w:tc>
        <w:tc>
          <w:tcPr>
            <w:tcW w:w="0" w:type="auto"/>
            <w:shd w:val="clear" w:color="auto" w:fill="auto"/>
            <w:noWrap/>
            <w:vAlign w:val="center"/>
            <w:hideMark/>
          </w:tcPr>
          <w:p w14:paraId="02966B3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242F88A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105</w:t>
            </w:r>
          </w:p>
        </w:tc>
        <w:tc>
          <w:tcPr>
            <w:tcW w:w="0" w:type="auto"/>
            <w:shd w:val="clear" w:color="auto" w:fill="auto"/>
            <w:noWrap/>
            <w:vAlign w:val="center"/>
            <w:hideMark/>
          </w:tcPr>
          <w:p w14:paraId="67B5435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0.184</w:t>
            </w:r>
          </w:p>
        </w:tc>
        <w:tc>
          <w:tcPr>
            <w:tcW w:w="0" w:type="auto"/>
            <w:shd w:val="clear" w:color="auto" w:fill="auto"/>
            <w:noWrap/>
            <w:vAlign w:val="center"/>
            <w:hideMark/>
          </w:tcPr>
          <w:p w14:paraId="2FE64BE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0.09 ± 0.30</w:t>
            </w:r>
          </w:p>
        </w:tc>
        <w:tc>
          <w:tcPr>
            <w:tcW w:w="0" w:type="auto"/>
            <w:shd w:val="clear" w:color="auto" w:fill="auto"/>
            <w:noWrap/>
            <w:vAlign w:val="center"/>
            <w:hideMark/>
          </w:tcPr>
          <w:p w14:paraId="30FBE10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74D7C666" w14:textId="77777777" w:rsidTr="00D32EB0">
        <w:trPr>
          <w:trHeight w:val="300"/>
        </w:trPr>
        <w:tc>
          <w:tcPr>
            <w:tcW w:w="0" w:type="auto"/>
            <w:shd w:val="clear" w:color="auto" w:fill="auto"/>
            <w:noWrap/>
            <w:vAlign w:val="center"/>
            <w:hideMark/>
          </w:tcPr>
          <w:p w14:paraId="6555F3EC"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D7B949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-2.64 ± 0.14</w:t>
            </w:r>
          </w:p>
        </w:tc>
        <w:tc>
          <w:tcPr>
            <w:tcW w:w="0" w:type="auto"/>
            <w:shd w:val="clear" w:color="auto" w:fill="auto"/>
            <w:noWrap/>
            <w:vAlign w:val="center"/>
            <w:hideMark/>
          </w:tcPr>
          <w:p w14:paraId="7900B90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BC8112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546A829"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2AE0010"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845577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739D24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0.06722</w:t>
            </w:r>
          </w:p>
        </w:tc>
        <w:tc>
          <w:tcPr>
            <w:tcW w:w="0" w:type="auto"/>
            <w:shd w:val="clear" w:color="auto" w:fill="auto"/>
            <w:noWrap/>
            <w:vAlign w:val="center"/>
            <w:hideMark/>
          </w:tcPr>
          <w:p w14:paraId="40453B1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w:t>
            </w:r>
          </w:p>
        </w:tc>
        <w:tc>
          <w:tcPr>
            <w:tcW w:w="0" w:type="auto"/>
            <w:shd w:val="clear" w:color="auto" w:fill="auto"/>
            <w:noWrap/>
            <w:vAlign w:val="center"/>
            <w:hideMark/>
          </w:tcPr>
          <w:p w14:paraId="7CF14E9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105.4</w:t>
            </w:r>
          </w:p>
        </w:tc>
        <w:tc>
          <w:tcPr>
            <w:tcW w:w="0" w:type="auto"/>
            <w:shd w:val="clear" w:color="auto" w:fill="auto"/>
            <w:noWrap/>
            <w:vAlign w:val="center"/>
            <w:hideMark/>
          </w:tcPr>
          <w:p w14:paraId="203DE3A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0.156</w:t>
            </w:r>
          </w:p>
        </w:tc>
        <w:tc>
          <w:tcPr>
            <w:tcW w:w="0" w:type="auto"/>
            <w:shd w:val="clear" w:color="auto" w:fill="auto"/>
            <w:noWrap/>
            <w:vAlign w:val="center"/>
            <w:hideMark/>
          </w:tcPr>
          <w:p w14:paraId="01535CA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0.16 ± 0.40</w:t>
            </w:r>
          </w:p>
        </w:tc>
        <w:tc>
          <w:tcPr>
            <w:tcW w:w="0" w:type="auto"/>
            <w:shd w:val="clear" w:color="auto" w:fill="auto"/>
            <w:noWrap/>
            <w:vAlign w:val="center"/>
            <w:hideMark/>
          </w:tcPr>
          <w:p w14:paraId="76173EF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2DE73DA7" w14:textId="77777777" w:rsidTr="00D32EB0">
        <w:trPr>
          <w:trHeight w:val="300"/>
        </w:trPr>
        <w:tc>
          <w:tcPr>
            <w:tcW w:w="0" w:type="auto"/>
            <w:shd w:val="clear" w:color="auto" w:fill="auto"/>
            <w:noWrap/>
            <w:vAlign w:val="center"/>
            <w:hideMark/>
          </w:tcPr>
          <w:p w14:paraId="14E32AAC"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9E8C67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-2.61 ± 0.13</w:t>
            </w:r>
          </w:p>
        </w:tc>
        <w:tc>
          <w:tcPr>
            <w:tcW w:w="0" w:type="auto"/>
            <w:shd w:val="clear" w:color="auto" w:fill="auto"/>
            <w:noWrap/>
            <w:vAlign w:val="center"/>
            <w:hideMark/>
          </w:tcPr>
          <w:p w14:paraId="22120BF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960A7B8"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C0EF3CA"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4AB843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2FB36B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-0.28 ± 0.13</w:t>
            </w:r>
          </w:p>
        </w:tc>
        <w:tc>
          <w:tcPr>
            <w:tcW w:w="0" w:type="auto"/>
            <w:shd w:val="clear" w:color="auto" w:fill="auto"/>
            <w:noWrap/>
            <w:vAlign w:val="center"/>
            <w:hideMark/>
          </w:tcPr>
          <w:p w14:paraId="1A6F38C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0.159</w:t>
            </w:r>
          </w:p>
        </w:tc>
        <w:tc>
          <w:tcPr>
            <w:tcW w:w="0" w:type="auto"/>
            <w:shd w:val="clear" w:color="auto" w:fill="auto"/>
            <w:noWrap/>
            <w:vAlign w:val="center"/>
            <w:hideMark/>
          </w:tcPr>
          <w:p w14:paraId="37E17DB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0942D5B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105.8</w:t>
            </w:r>
          </w:p>
        </w:tc>
        <w:tc>
          <w:tcPr>
            <w:tcW w:w="0" w:type="auto"/>
            <w:shd w:val="clear" w:color="auto" w:fill="auto"/>
            <w:noWrap/>
            <w:vAlign w:val="center"/>
            <w:hideMark/>
          </w:tcPr>
          <w:p w14:paraId="019E187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0.126</w:t>
            </w:r>
          </w:p>
        </w:tc>
        <w:tc>
          <w:tcPr>
            <w:tcW w:w="0" w:type="auto"/>
            <w:shd w:val="clear" w:color="auto" w:fill="auto"/>
            <w:noWrap/>
            <w:vAlign w:val="center"/>
            <w:hideMark/>
          </w:tcPr>
          <w:p w14:paraId="291DE25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0.09 ± 0.30</w:t>
            </w:r>
          </w:p>
        </w:tc>
        <w:tc>
          <w:tcPr>
            <w:tcW w:w="0" w:type="auto"/>
            <w:shd w:val="clear" w:color="auto" w:fill="auto"/>
            <w:noWrap/>
            <w:vAlign w:val="center"/>
            <w:hideMark/>
          </w:tcPr>
          <w:p w14:paraId="7A807A7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47983790" w14:textId="77777777" w:rsidTr="00D32EB0">
        <w:trPr>
          <w:trHeight w:val="300"/>
        </w:trPr>
        <w:tc>
          <w:tcPr>
            <w:tcW w:w="0" w:type="auto"/>
            <w:shd w:val="clear" w:color="000000" w:fill="E7E6E6"/>
            <w:noWrap/>
            <w:vAlign w:val="center"/>
            <w:hideMark/>
          </w:tcPr>
          <w:p w14:paraId="1B34E8B1" w14:textId="3097068B"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57CF8A8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-2.61 ± 0.13</w:t>
            </w:r>
          </w:p>
        </w:tc>
        <w:tc>
          <w:tcPr>
            <w:tcW w:w="0" w:type="auto"/>
            <w:shd w:val="clear" w:color="000000" w:fill="E7E6E6"/>
            <w:noWrap/>
            <w:vAlign w:val="center"/>
            <w:hideMark/>
          </w:tcPr>
          <w:p w14:paraId="5002D1D5" w14:textId="2672A629"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1738C255" w14:textId="175D40E6"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7783E435" w14:textId="6F8F6E66"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19D6C15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0.26 ± 0.13</w:t>
            </w:r>
          </w:p>
        </w:tc>
        <w:tc>
          <w:tcPr>
            <w:tcW w:w="0" w:type="auto"/>
            <w:shd w:val="clear" w:color="000000" w:fill="E7E6E6"/>
            <w:noWrap/>
            <w:vAlign w:val="center"/>
            <w:hideMark/>
          </w:tcPr>
          <w:p w14:paraId="5EC3D24A" w14:textId="6C8B3DC2"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196736C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0.1456</w:t>
            </w:r>
          </w:p>
        </w:tc>
        <w:tc>
          <w:tcPr>
            <w:tcW w:w="0" w:type="auto"/>
            <w:shd w:val="clear" w:color="000000" w:fill="E7E6E6"/>
            <w:noWrap/>
            <w:vAlign w:val="center"/>
            <w:hideMark/>
          </w:tcPr>
          <w:p w14:paraId="27AC43B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000000" w:fill="E7E6E6"/>
            <w:noWrap/>
            <w:vAlign w:val="center"/>
            <w:hideMark/>
          </w:tcPr>
          <w:p w14:paraId="5EC04E7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106.3</w:t>
            </w:r>
          </w:p>
        </w:tc>
        <w:tc>
          <w:tcPr>
            <w:tcW w:w="0" w:type="auto"/>
            <w:shd w:val="clear" w:color="000000" w:fill="E7E6E6"/>
            <w:noWrap/>
            <w:vAlign w:val="center"/>
            <w:hideMark/>
          </w:tcPr>
          <w:p w14:paraId="169F543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0.127</w:t>
            </w:r>
          </w:p>
        </w:tc>
        <w:tc>
          <w:tcPr>
            <w:tcW w:w="0" w:type="auto"/>
            <w:shd w:val="clear" w:color="000000" w:fill="E7E6E6"/>
            <w:noWrap/>
            <w:vAlign w:val="center"/>
            <w:hideMark/>
          </w:tcPr>
          <w:p w14:paraId="796F4C1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0.13 ± 0.36</w:t>
            </w:r>
          </w:p>
        </w:tc>
        <w:tc>
          <w:tcPr>
            <w:tcW w:w="0" w:type="auto"/>
            <w:shd w:val="clear" w:color="000000" w:fill="E7E6E6"/>
            <w:noWrap/>
            <w:vAlign w:val="center"/>
            <w:hideMark/>
          </w:tcPr>
          <w:p w14:paraId="3DC848A8" w14:textId="34CD1B50"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722E4926" w14:textId="77777777" w:rsidTr="00D32EB0">
        <w:trPr>
          <w:trHeight w:val="300"/>
        </w:trPr>
        <w:tc>
          <w:tcPr>
            <w:tcW w:w="0" w:type="auto"/>
            <w:shd w:val="clear" w:color="auto" w:fill="auto"/>
            <w:noWrap/>
            <w:vAlign w:val="center"/>
            <w:hideMark/>
          </w:tcPr>
          <w:p w14:paraId="0B8D2CAD" w14:textId="4733F3B4"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CR</w:t>
            </w:r>
          </w:p>
        </w:tc>
        <w:tc>
          <w:tcPr>
            <w:tcW w:w="0" w:type="auto"/>
            <w:shd w:val="clear" w:color="auto" w:fill="auto"/>
            <w:noWrap/>
            <w:vAlign w:val="center"/>
            <w:hideMark/>
          </w:tcPr>
          <w:p w14:paraId="41F79AC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-1.55 ± 0.19</w:t>
            </w:r>
          </w:p>
        </w:tc>
        <w:tc>
          <w:tcPr>
            <w:tcW w:w="0" w:type="auto"/>
            <w:shd w:val="clear" w:color="auto" w:fill="auto"/>
            <w:noWrap/>
            <w:vAlign w:val="center"/>
            <w:hideMark/>
          </w:tcPr>
          <w:p w14:paraId="52F8908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4CDE157"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94A8CF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0.53 ± 0.20</w:t>
            </w:r>
          </w:p>
        </w:tc>
        <w:tc>
          <w:tcPr>
            <w:tcW w:w="0" w:type="auto"/>
            <w:shd w:val="clear" w:color="auto" w:fill="auto"/>
            <w:noWrap/>
            <w:vAlign w:val="center"/>
            <w:hideMark/>
          </w:tcPr>
          <w:p w14:paraId="0C0EA8B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96B24D0"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E6FF91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0.2851</w:t>
            </w:r>
          </w:p>
        </w:tc>
        <w:tc>
          <w:tcPr>
            <w:tcW w:w="0" w:type="auto"/>
            <w:shd w:val="clear" w:color="auto" w:fill="auto"/>
            <w:noWrap/>
            <w:vAlign w:val="center"/>
            <w:hideMark/>
          </w:tcPr>
          <w:p w14:paraId="78B46DD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w:t>
            </w:r>
          </w:p>
        </w:tc>
        <w:tc>
          <w:tcPr>
            <w:tcW w:w="0" w:type="auto"/>
            <w:shd w:val="clear" w:color="auto" w:fill="auto"/>
            <w:noWrap/>
            <w:vAlign w:val="center"/>
            <w:hideMark/>
          </w:tcPr>
          <w:p w14:paraId="68A02B5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79.3</w:t>
            </w:r>
          </w:p>
        </w:tc>
        <w:tc>
          <w:tcPr>
            <w:tcW w:w="0" w:type="auto"/>
            <w:shd w:val="clear" w:color="auto" w:fill="auto"/>
            <w:noWrap/>
            <w:vAlign w:val="center"/>
            <w:hideMark/>
          </w:tcPr>
          <w:p w14:paraId="712F4C7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0.707</w:t>
            </w:r>
          </w:p>
        </w:tc>
        <w:tc>
          <w:tcPr>
            <w:tcW w:w="0" w:type="auto"/>
            <w:shd w:val="clear" w:color="auto" w:fill="auto"/>
            <w:noWrap/>
            <w:vAlign w:val="center"/>
            <w:hideMark/>
          </w:tcPr>
          <w:p w14:paraId="3E95512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0.09 ± 0.29</w:t>
            </w:r>
          </w:p>
        </w:tc>
        <w:tc>
          <w:tcPr>
            <w:tcW w:w="0" w:type="auto"/>
            <w:shd w:val="clear" w:color="auto" w:fill="auto"/>
            <w:noWrap/>
            <w:vAlign w:val="center"/>
            <w:hideMark/>
          </w:tcPr>
          <w:p w14:paraId="015698B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0.08 ± 0.28</w:t>
            </w:r>
          </w:p>
        </w:tc>
      </w:tr>
      <w:tr w:rsidR="006837AE" w:rsidRPr="00C20AF6" w14:paraId="6A2672B1" w14:textId="77777777" w:rsidTr="00D32EB0">
        <w:trPr>
          <w:trHeight w:val="300"/>
        </w:trPr>
        <w:tc>
          <w:tcPr>
            <w:tcW w:w="0" w:type="auto"/>
            <w:shd w:val="clear" w:color="auto" w:fill="auto"/>
            <w:noWrap/>
            <w:vAlign w:val="center"/>
            <w:hideMark/>
          </w:tcPr>
          <w:p w14:paraId="74B9236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7D8F06E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-1.33 ± 0.18</w:t>
            </w:r>
          </w:p>
        </w:tc>
        <w:tc>
          <w:tcPr>
            <w:tcW w:w="0" w:type="auto"/>
            <w:shd w:val="clear" w:color="auto" w:fill="auto"/>
            <w:noWrap/>
            <w:vAlign w:val="center"/>
            <w:hideMark/>
          </w:tcPr>
          <w:p w14:paraId="7308641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3F5C684"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6CD73EC"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2E4E087"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18672F0"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DF4172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0.1837</w:t>
            </w:r>
          </w:p>
        </w:tc>
        <w:tc>
          <w:tcPr>
            <w:tcW w:w="0" w:type="auto"/>
            <w:shd w:val="clear" w:color="auto" w:fill="auto"/>
            <w:noWrap/>
            <w:vAlign w:val="center"/>
            <w:hideMark/>
          </w:tcPr>
          <w:p w14:paraId="48286B2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190DA97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81.1</w:t>
            </w:r>
          </w:p>
        </w:tc>
        <w:tc>
          <w:tcPr>
            <w:tcW w:w="0" w:type="auto"/>
            <w:shd w:val="clear" w:color="auto" w:fill="auto"/>
            <w:noWrap/>
            <w:vAlign w:val="center"/>
            <w:hideMark/>
          </w:tcPr>
          <w:p w14:paraId="7586DE8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0.293</w:t>
            </w:r>
          </w:p>
        </w:tc>
        <w:tc>
          <w:tcPr>
            <w:tcW w:w="0" w:type="auto"/>
            <w:shd w:val="clear" w:color="auto" w:fill="auto"/>
            <w:noWrap/>
            <w:vAlign w:val="center"/>
            <w:hideMark/>
          </w:tcPr>
          <w:p w14:paraId="5212C95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0.15 ± 0.39</w:t>
            </w:r>
          </w:p>
        </w:tc>
        <w:tc>
          <w:tcPr>
            <w:tcW w:w="0" w:type="auto"/>
            <w:shd w:val="clear" w:color="auto" w:fill="auto"/>
            <w:noWrap/>
            <w:vAlign w:val="center"/>
            <w:hideMark/>
          </w:tcPr>
          <w:p w14:paraId="35C1E2C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0.08 ± 0.28</w:t>
            </w:r>
          </w:p>
        </w:tc>
      </w:tr>
      <w:tr w:rsidR="006837AE" w:rsidRPr="00C20AF6" w14:paraId="433BD6C4" w14:textId="77777777" w:rsidTr="00D32EB0">
        <w:trPr>
          <w:trHeight w:val="300"/>
        </w:trPr>
        <w:tc>
          <w:tcPr>
            <w:tcW w:w="0" w:type="auto"/>
            <w:shd w:val="clear" w:color="auto" w:fill="auto"/>
            <w:noWrap/>
            <w:vAlign w:val="center"/>
            <w:hideMark/>
          </w:tcPr>
          <w:p w14:paraId="437198D4" w14:textId="2F191270"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NR</w:t>
            </w:r>
          </w:p>
        </w:tc>
        <w:tc>
          <w:tcPr>
            <w:tcW w:w="0" w:type="auto"/>
            <w:shd w:val="clear" w:color="auto" w:fill="auto"/>
            <w:noWrap/>
            <w:vAlign w:val="center"/>
            <w:hideMark/>
          </w:tcPr>
          <w:p w14:paraId="7800CB2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-0.88 ± 0.17</w:t>
            </w:r>
          </w:p>
        </w:tc>
        <w:tc>
          <w:tcPr>
            <w:tcW w:w="0" w:type="auto"/>
            <w:shd w:val="clear" w:color="auto" w:fill="auto"/>
            <w:noWrap/>
            <w:vAlign w:val="center"/>
            <w:hideMark/>
          </w:tcPr>
          <w:p w14:paraId="517EF56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0E996708"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E1265FD"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2DF6AB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00D8CC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2DD8A4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0.1716</w:t>
            </w:r>
          </w:p>
        </w:tc>
        <w:tc>
          <w:tcPr>
            <w:tcW w:w="0" w:type="auto"/>
            <w:shd w:val="clear" w:color="auto" w:fill="auto"/>
            <w:noWrap/>
            <w:vAlign w:val="center"/>
            <w:hideMark/>
          </w:tcPr>
          <w:p w14:paraId="480E882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w:t>
            </w:r>
          </w:p>
        </w:tc>
        <w:tc>
          <w:tcPr>
            <w:tcW w:w="0" w:type="auto"/>
            <w:shd w:val="clear" w:color="auto" w:fill="auto"/>
            <w:noWrap/>
            <w:vAlign w:val="center"/>
            <w:hideMark/>
          </w:tcPr>
          <w:p w14:paraId="24F1054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65.6</w:t>
            </w:r>
          </w:p>
        </w:tc>
        <w:tc>
          <w:tcPr>
            <w:tcW w:w="0" w:type="auto"/>
            <w:shd w:val="clear" w:color="auto" w:fill="auto"/>
            <w:noWrap/>
            <w:vAlign w:val="center"/>
            <w:hideMark/>
          </w:tcPr>
          <w:p w14:paraId="31177D7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w:t>
            </w:r>
          </w:p>
        </w:tc>
        <w:tc>
          <w:tcPr>
            <w:tcW w:w="0" w:type="auto"/>
            <w:shd w:val="clear" w:color="auto" w:fill="auto"/>
            <w:noWrap/>
            <w:vAlign w:val="center"/>
            <w:hideMark/>
          </w:tcPr>
          <w:p w14:paraId="6D34E84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1BF4EB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0.10 ± 0.31</w:t>
            </w:r>
          </w:p>
        </w:tc>
      </w:tr>
      <w:tr w:rsidR="006837AE" w:rsidRPr="00C20AF6" w14:paraId="4327011E" w14:textId="77777777" w:rsidTr="00D32EB0">
        <w:trPr>
          <w:trHeight w:val="300"/>
        </w:trPr>
        <w:tc>
          <w:tcPr>
            <w:tcW w:w="0" w:type="auto"/>
            <w:shd w:val="clear" w:color="auto" w:fill="auto"/>
            <w:noWrap/>
            <w:vAlign w:val="center"/>
            <w:hideMark/>
          </w:tcPr>
          <w:p w14:paraId="7B96A9E3" w14:textId="69C941BD"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CD</w:t>
            </w:r>
          </w:p>
        </w:tc>
        <w:tc>
          <w:tcPr>
            <w:tcW w:w="0" w:type="auto"/>
            <w:shd w:val="clear" w:color="auto" w:fill="auto"/>
            <w:noWrap/>
            <w:vAlign w:val="center"/>
            <w:hideMark/>
          </w:tcPr>
          <w:p w14:paraId="5E006A1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-1.74 ± 0.10</w:t>
            </w:r>
          </w:p>
        </w:tc>
        <w:tc>
          <w:tcPr>
            <w:tcW w:w="0" w:type="auto"/>
            <w:shd w:val="clear" w:color="auto" w:fill="auto"/>
            <w:noWrap/>
            <w:vAlign w:val="center"/>
            <w:hideMark/>
          </w:tcPr>
          <w:p w14:paraId="50F3D61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35691E5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-0.37 ± 0.14</w:t>
            </w:r>
          </w:p>
        </w:tc>
        <w:tc>
          <w:tcPr>
            <w:tcW w:w="0" w:type="auto"/>
            <w:shd w:val="clear" w:color="auto" w:fill="auto"/>
            <w:noWrap/>
            <w:vAlign w:val="center"/>
            <w:hideMark/>
          </w:tcPr>
          <w:p w14:paraId="1CBE2F0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471FBCB8"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797C51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4720DC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0.2536</w:t>
            </w:r>
          </w:p>
        </w:tc>
        <w:tc>
          <w:tcPr>
            <w:tcW w:w="0" w:type="auto"/>
            <w:shd w:val="clear" w:color="auto" w:fill="auto"/>
            <w:noWrap/>
            <w:vAlign w:val="center"/>
            <w:hideMark/>
          </w:tcPr>
          <w:p w14:paraId="26876B2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202C25D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43.4</w:t>
            </w:r>
          </w:p>
        </w:tc>
        <w:tc>
          <w:tcPr>
            <w:tcW w:w="0" w:type="auto"/>
            <w:shd w:val="clear" w:color="auto" w:fill="auto"/>
            <w:noWrap/>
            <w:vAlign w:val="center"/>
            <w:hideMark/>
          </w:tcPr>
          <w:p w14:paraId="0611DAF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0.598</w:t>
            </w:r>
          </w:p>
        </w:tc>
        <w:tc>
          <w:tcPr>
            <w:tcW w:w="0" w:type="auto"/>
            <w:shd w:val="clear" w:color="auto" w:fill="auto"/>
            <w:noWrap/>
            <w:vAlign w:val="center"/>
            <w:hideMark/>
          </w:tcPr>
          <w:p w14:paraId="760A75F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0.04 ± 0.19</w:t>
            </w:r>
          </w:p>
        </w:tc>
        <w:tc>
          <w:tcPr>
            <w:tcW w:w="0" w:type="auto"/>
            <w:shd w:val="clear" w:color="auto" w:fill="auto"/>
            <w:noWrap/>
            <w:vAlign w:val="center"/>
            <w:hideMark/>
          </w:tcPr>
          <w:p w14:paraId="0A5D94E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5A130B11" w14:textId="77777777" w:rsidTr="00D32EB0">
        <w:trPr>
          <w:trHeight w:val="300"/>
        </w:trPr>
        <w:tc>
          <w:tcPr>
            <w:tcW w:w="0" w:type="auto"/>
            <w:shd w:val="clear" w:color="auto" w:fill="auto"/>
            <w:noWrap/>
            <w:vAlign w:val="center"/>
            <w:hideMark/>
          </w:tcPr>
          <w:p w14:paraId="4A62BE8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933363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-1.91 ± 0.07</w:t>
            </w:r>
          </w:p>
        </w:tc>
        <w:tc>
          <w:tcPr>
            <w:tcW w:w="0" w:type="auto"/>
            <w:shd w:val="clear" w:color="auto" w:fill="auto"/>
            <w:noWrap/>
            <w:vAlign w:val="center"/>
            <w:hideMark/>
          </w:tcPr>
          <w:p w14:paraId="4CB32C7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-0.18 ± 0.06</w:t>
            </w:r>
          </w:p>
        </w:tc>
        <w:tc>
          <w:tcPr>
            <w:tcW w:w="0" w:type="auto"/>
            <w:shd w:val="clear" w:color="auto" w:fill="auto"/>
            <w:noWrap/>
            <w:vAlign w:val="center"/>
            <w:hideMark/>
          </w:tcPr>
          <w:p w14:paraId="10BE180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7AC272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2679508"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ACD29C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BC870E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0.2672</w:t>
            </w:r>
          </w:p>
        </w:tc>
        <w:tc>
          <w:tcPr>
            <w:tcW w:w="0" w:type="auto"/>
            <w:shd w:val="clear" w:color="auto" w:fill="auto"/>
            <w:noWrap/>
            <w:vAlign w:val="center"/>
            <w:hideMark/>
          </w:tcPr>
          <w:p w14:paraId="33A08EB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6D9853F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44.2</w:t>
            </w:r>
          </w:p>
        </w:tc>
        <w:tc>
          <w:tcPr>
            <w:tcW w:w="0" w:type="auto"/>
            <w:shd w:val="clear" w:color="auto" w:fill="auto"/>
            <w:noWrap/>
            <w:vAlign w:val="center"/>
            <w:hideMark/>
          </w:tcPr>
          <w:p w14:paraId="5297BF3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0.402</w:t>
            </w:r>
          </w:p>
        </w:tc>
        <w:tc>
          <w:tcPr>
            <w:tcW w:w="0" w:type="auto"/>
            <w:shd w:val="clear" w:color="auto" w:fill="auto"/>
            <w:noWrap/>
            <w:vAlign w:val="center"/>
            <w:hideMark/>
          </w:tcPr>
          <w:p w14:paraId="229014C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0.03 ± 0.18</w:t>
            </w:r>
          </w:p>
        </w:tc>
        <w:tc>
          <w:tcPr>
            <w:tcW w:w="0" w:type="auto"/>
            <w:shd w:val="clear" w:color="auto" w:fill="auto"/>
            <w:noWrap/>
            <w:vAlign w:val="center"/>
            <w:hideMark/>
          </w:tcPr>
          <w:p w14:paraId="0C7AB23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18C467DC" w14:textId="77777777" w:rsidTr="00D32EB0">
        <w:trPr>
          <w:trHeight w:val="300"/>
        </w:trPr>
        <w:tc>
          <w:tcPr>
            <w:tcW w:w="0" w:type="auto"/>
            <w:shd w:val="clear" w:color="000000" w:fill="E7E6E6"/>
            <w:noWrap/>
            <w:vAlign w:val="center"/>
            <w:hideMark/>
          </w:tcPr>
          <w:p w14:paraId="279C8263" w14:textId="1303E542"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3A42E96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-1.96 ± 0.08</w:t>
            </w:r>
          </w:p>
        </w:tc>
        <w:tc>
          <w:tcPr>
            <w:tcW w:w="0" w:type="auto"/>
            <w:shd w:val="clear" w:color="000000" w:fill="E7E6E6"/>
            <w:noWrap/>
            <w:vAlign w:val="center"/>
            <w:hideMark/>
          </w:tcPr>
          <w:p w14:paraId="3401F628" w14:textId="3B9D8BD4"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4A4D242A" w14:textId="260A0D99"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0C712B9D" w14:textId="6AB8684B"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6CA2DD08" w14:textId="3F85EA8D"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3F06622F" w14:textId="0F83ECE1"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000000" w:fill="E7E6E6"/>
            <w:noWrap/>
            <w:vAlign w:val="center"/>
            <w:hideMark/>
          </w:tcPr>
          <w:p w14:paraId="72F17CA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0.1251</w:t>
            </w:r>
          </w:p>
        </w:tc>
        <w:tc>
          <w:tcPr>
            <w:tcW w:w="0" w:type="auto"/>
            <w:shd w:val="clear" w:color="000000" w:fill="E7E6E6"/>
            <w:noWrap/>
            <w:vAlign w:val="center"/>
            <w:hideMark/>
          </w:tcPr>
          <w:p w14:paraId="35486C8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w:t>
            </w:r>
          </w:p>
        </w:tc>
        <w:tc>
          <w:tcPr>
            <w:tcW w:w="0" w:type="auto"/>
            <w:shd w:val="clear" w:color="000000" w:fill="E7E6E6"/>
            <w:noWrap/>
            <w:vAlign w:val="center"/>
            <w:hideMark/>
          </w:tcPr>
          <w:p w14:paraId="6FF8201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45.4</w:t>
            </w:r>
          </w:p>
        </w:tc>
        <w:tc>
          <w:tcPr>
            <w:tcW w:w="0" w:type="auto"/>
            <w:shd w:val="clear" w:color="000000" w:fill="E7E6E6"/>
            <w:noWrap/>
            <w:vAlign w:val="center"/>
            <w:hideMark/>
          </w:tcPr>
          <w:p w14:paraId="5132748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0.351</w:t>
            </w:r>
          </w:p>
        </w:tc>
        <w:tc>
          <w:tcPr>
            <w:tcW w:w="0" w:type="auto"/>
            <w:shd w:val="clear" w:color="000000" w:fill="E7E6E6"/>
            <w:noWrap/>
            <w:vAlign w:val="center"/>
            <w:hideMark/>
          </w:tcPr>
          <w:p w14:paraId="17ACE85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0.06 ± 0.25</w:t>
            </w:r>
          </w:p>
        </w:tc>
        <w:tc>
          <w:tcPr>
            <w:tcW w:w="0" w:type="auto"/>
            <w:shd w:val="clear" w:color="000000" w:fill="E7E6E6"/>
            <w:noWrap/>
            <w:vAlign w:val="center"/>
            <w:hideMark/>
          </w:tcPr>
          <w:p w14:paraId="5F59F2CC" w14:textId="53233C6B"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247A4316" w14:textId="77777777" w:rsidTr="00D32EB0">
        <w:trPr>
          <w:trHeight w:val="300"/>
        </w:trPr>
        <w:tc>
          <w:tcPr>
            <w:tcW w:w="0" w:type="auto"/>
            <w:shd w:val="clear" w:color="auto" w:fill="auto"/>
            <w:noWrap/>
            <w:vAlign w:val="center"/>
            <w:hideMark/>
          </w:tcPr>
          <w:p w14:paraId="52A07DA8" w14:textId="68EBD75C"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MNND</w:t>
            </w:r>
          </w:p>
        </w:tc>
        <w:tc>
          <w:tcPr>
            <w:tcW w:w="0" w:type="auto"/>
            <w:shd w:val="clear" w:color="auto" w:fill="auto"/>
            <w:noWrap/>
            <w:vAlign w:val="center"/>
            <w:hideMark/>
          </w:tcPr>
          <w:p w14:paraId="720178C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-3.04 ± 0.08</w:t>
            </w:r>
          </w:p>
        </w:tc>
        <w:tc>
          <w:tcPr>
            <w:tcW w:w="0" w:type="auto"/>
            <w:shd w:val="clear" w:color="auto" w:fill="auto"/>
            <w:noWrap/>
            <w:vAlign w:val="center"/>
            <w:hideMark/>
          </w:tcPr>
          <w:p w14:paraId="3D83A04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7DA93F0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0E3CAF4"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DEDE38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A3FB48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8FD4EC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0.05697</w:t>
            </w:r>
          </w:p>
        </w:tc>
        <w:tc>
          <w:tcPr>
            <w:tcW w:w="0" w:type="auto"/>
            <w:shd w:val="clear" w:color="auto" w:fill="auto"/>
            <w:noWrap/>
            <w:vAlign w:val="center"/>
            <w:hideMark/>
          </w:tcPr>
          <w:p w14:paraId="78C3D07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w:t>
            </w:r>
          </w:p>
        </w:tc>
        <w:tc>
          <w:tcPr>
            <w:tcW w:w="0" w:type="auto"/>
            <w:shd w:val="clear" w:color="auto" w:fill="auto"/>
            <w:noWrap/>
            <w:vAlign w:val="center"/>
            <w:hideMark/>
          </w:tcPr>
          <w:p w14:paraId="064F162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52.9</w:t>
            </w:r>
          </w:p>
        </w:tc>
        <w:tc>
          <w:tcPr>
            <w:tcW w:w="0" w:type="auto"/>
            <w:shd w:val="clear" w:color="auto" w:fill="auto"/>
            <w:noWrap/>
            <w:vAlign w:val="center"/>
            <w:hideMark/>
          </w:tcPr>
          <w:p w14:paraId="5E2E5EB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0.302</w:t>
            </w:r>
          </w:p>
        </w:tc>
        <w:tc>
          <w:tcPr>
            <w:tcW w:w="0" w:type="auto"/>
            <w:shd w:val="clear" w:color="auto" w:fill="auto"/>
            <w:noWrap/>
            <w:vAlign w:val="center"/>
            <w:hideMark/>
          </w:tcPr>
          <w:p w14:paraId="33F3EFB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0.04 ± 0.21</w:t>
            </w:r>
          </w:p>
        </w:tc>
        <w:tc>
          <w:tcPr>
            <w:tcW w:w="0" w:type="auto"/>
            <w:shd w:val="clear" w:color="auto" w:fill="auto"/>
            <w:noWrap/>
            <w:vAlign w:val="center"/>
            <w:hideMark/>
          </w:tcPr>
          <w:p w14:paraId="30400E8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5E437B59" w14:textId="77777777" w:rsidTr="00D32EB0">
        <w:trPr>
          <w:trHeight w:val="300"/>
        </w:trPr>
        <w:tc>
          <w:tcPr>
            <w:tcW w:w="0" w:type="auto"/>
            <w:shd w:val="clear" w:color="auto" w:fill="auto"/>
            <w:noWrap/>
            <w:vAlign w:val="center"/>
            <w:hideMark/>
          </w:tcPr>
          <w:p w14:paraId="016C680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6DEAD0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-2.87 ± 0.10</w:t>
            </w:r>
          </w:p>
        </w:tc>
        <w:tc>
          <w:tcPr>
            <w:tcW w:w="0" w:type="auto"/>
            <w:shd w:val="clear" w:color="auto" w:fill="auto"/>
            <w:noWrap/>
            <w:vAlign w:val="center"/>
            <w:hideMark/>
          </w:tcPr>
          <w:p w14:paraId="179FD38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98206D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-0.30 ± 0.14</w:t>
            </w:r>
          </w:p>
        </w:tc>
        <w:tc>
          <w:tcPr>
            <w:tcW w:w="0" w:type="auto"/>
            <w:shd w:val="clear" w:color="auto" w:fill="auto"/>
            <w:noWrap/>
            <w:vAlign w:val="center"/>
            <w:hideMark/>
          </w:tcPr>
          <w:p w14:paraId="3C4DD73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1146937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B948D2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CF714B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0.1508</w:t>
            </w:r>
          </w:p>
        </w:tc>
        <w:tc>
          <w:tcPr>
            <w:tcW w:w="0" w:type="auto"/>
            <w:shd w:val="clear" w:color="auto" w:fill="auto"/>
            <w:noWrap/>
            <w:vAlign w:val="center"/>
            <w:hideMark/>
          </w:tcPr>
          <w:p w14:paraId="5DE26F4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18BA1E7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53</w:t>
            </w:r>
          </w:p>
        </w:tc>
        <w:tc>
          <w:tcPr>
            <w:tcW w:w="0" w:type="auto"/>
            <w:shd w:val="clear" w:color="auto" w:fill="auto"/>
            <w:noWrap/>
            <w:vAlign w:val="center"/>
            <w:hideMark/>
          </w:tcPr>
          <w:p w14:paraId="3CF725D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0.284</w:t>
            </w:r>
          </w:p>
        </w:tc>
        <w:tc>
          <w:tcPr>
            <w:tcW w:w="0" w:type="auto"/>
            <w:shd w:val="clear" w:color="auto" w:fill="auto"/>
            <w:noWrap/>
            <w:vAlign w:val="center"/>
            <w:hideMark/>
          </w:tcPr>
          <w:p w14:paraId="7073906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0.03 ± 0.17</w:t>
            </w:r>
          </w:p>
        </w:tc>
        <w:tc>
          <w:tcPr>
            <w:tcW w:w="0" w:type="auto"/>
            <w:shd w:val="clear" w:color="auto" w:fill="auto"/>
            <w:noWrap/>
            <w:vAlign w:val="center"/>
            <w:hideMark/>
          </w:tcPr>
          <w:p w14:paraId="1C78B84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45D4F902" w14:textId="77777777" w:rsidTr="00D32EB0">
        <w:trPr>
          <w:trHeight w:val="300"/>
        </w:trPr>
        <w:tc>
          <w:tcPr>
            <w:tcW w:w="0" w:type="auto"/>
            <w:shd w:val="clear" w:color="auto" w:fill="auto"/>
            <w:noWrap/>
            <w:vAlign w:val="center"/>
            <w:hideMark/>
          </w:tcPr>
          <w:p w14:paraId="5DDFFE9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535D67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-3.02 ± 0.07</w:t>
            </w:r>
          </w:p>
        </w:tc>
        <w:tc>
          <w:tcPr>
            <w:tcW w:w="0" w:type="auto"/>
            <w:shd w:val="clear" w:color="auto" w:fill="auto"/>
            <w:noWrap/>
            <w:vAlign w:val="center"/>
            <w:hideMark/>
          </w:tcPr>
          <w:p w14:paraId="2D71929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-0.16 ± 0.06</w:t>
            </w:r>
          </w:p>
        </w:tc>
        <w:tc>
          <w:tcPr>
            <w:tcW w:w="0" w:type="auto"/>
            <w:shd w:val="clear" w:color="auto" w:fill="auto"/>
            <w:noWrap/>
            <w:vAlign w:val="center"/>
            <w:hideMark/>
          </w:tcPr>
          <w:p w14:paraId="79123C6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4BA4B53A"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8C962B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0DBD401"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C60EA9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0.176</w:t>
            </w:r>
          </w:p>
        </w:tc>
        <w:tc>
          <w:tcPr>
            <w:tcW w:w="0" w:type="auto"/>
            <w:shd w:val="clear" w:color="auto" w:fill="auto"/>
            <w:noWrap/>
            <w:vAlign w:val="center"/>
            <w:hideMark/>
          </w:tcPr>
          <w:p w14:paraId="2D13FCC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0E43CB4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53.3</w:t>
            </w:r>
          </w:p>
        </w:tc>
        <w:tc>
          <w:tcPr>
            <w:tcW w:w="0" w:type="auto"/>
            <w:shd w:val="clear" w:color="auto" w:fill="auto"/>
            <w:noWrap/>
            <w:vAlign w:val="center"/>
            <w:hideMark/>
          </w:tcPr>
          <w:p w14:paraId="190366E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0.244</w:t>
            </w:r>
          </w:p>
        </w:tc>
        <w:tc>
          <w:tcPr>
            <w:tcW w:w="0" w:type="auto"/>
            <w:shd w:val="clear" w:color="auto" w:fill="auto"/>
            <w:noWrap/>
            <w:vAlign w:val="center"/>
            <w:hideMark/>
          </w:tcPr>
          <w:p w14:paraId="328ED04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0.03 ± 0.16</w:t>
            </w:r>
          </w:p>
        </w:tc>
        <w:tc>
          <w:tcPr>
            <w:tcW w:w="0" w:type="auto"/>
            <w:shd w:val="clear" w:color="auto" w:fill="auto"/>
            <w:noWrap/>
            <w:vAlign w:val="center"/>
            <w:hideMark/>
          </w:tcPr>
          <w:p w14:paraId="2BD92E6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240D40BB" w14:textId="77777777" w:rsidTr="00D32EB0">
        <w:trPr>
          <w:trHeight w:val="300"/>
        </w:trPr>
        <w:tc>
          <w:tcPr>
            <w:tcW w:w="0" w:type="auto"/>
            <w:shd w:val="clear" w:color="auto" w:fill="auto"/>
            <w:noWrap/>
            <w:vAlign w:val="center"/>
            <w:hideMark/>
          </w:tcPr>
          <w:p w14:paraId="16619D4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9DBF86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-3.14 ± 0.09</w:t>
            </w:r>
          </w:p>
        </w:tc>
        <w:tc>
          <w:tcPr>
            <w:tcW w:w="0" w:type="auto"/>
            <w:shd w:val="clear" w:color="auto" w:fill="auto"/>
            <w:noWrap/>
            <w:vAlign w:val="center"/>
            <w:hideMark/>
          </w:tcPr>
          <w:p w14:paraId="46D4423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57FCC218"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6AF009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0.27 ± 0.14</w:t>
            </w:r>
          </w:p>
        </w:tc>
        <w:tc>
          <w:tcPr>
            <w:tcW w:w="0" w:type="auto"/>
            <w:shd w:val="clear" w:color="auto" w:fill="auto"/>
            <w:noWrap/>
            <w:vAlign w:val="center"/>
            <w:hideMark/>
          </w:tcPr>
          <w:p w14:paraId="52B5791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16F34CF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EDC388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0.1321</w:t>
            </w:r>
          </w:p>
        </w:tc>
        <w:tc>
          <w:tcPr>
            <w:tcW w:w="0" w:type="auto"/>
            <w:shd w:val="clear" w:color="auto" w:fill="auto"/>
            <w:noWrap/>
            <w:vAlign w:val="center"/>
            <w:hideMark/>
          </w:tcPr>
          <w:p w14:paraId="317197F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3C0BBB7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54</w:t>
            </w:r>
          </w:p>
        </w:tc>
        <w:tc>
          <w:tcPr>
            <w:tcW w:w="0" w:type="auto"/>
            <w:shd w:val="clear" w:color="auto" w:fill="auto"/>
            <w:noWrap/>
            <w:vAlign w:val="center"/>
            <w:hideMark/>
          </w:tcPr>
          <w:p w14:paraId="4140DE6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0.17</w:t>
            </w:r>
          </w:p>
        </w:tc>
        <w:tc>
          <w:tcPr>
            <w:tcW w:w="0" w:type="auto"/>
            <w:shd w:val="clear" w:color="auto" w:fill="auto"/>
            <w:noWrap/>
            <w:vAlign w:val="center"/>
            <w:hideMark/>
          </w:tcPr>
          <w:p w14:paraId="70A0016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0.02 ± 0.16</w:t>
            </w:r>
          </w:p>
        </w:tc>
        <w:tc>
          <w:tcPr>
            <w:tcW w:w="0" w:type="auto"/>
            <w:shd w:val="clear" w:color="auto" w:fill="auto"/>
            <w:noWrap/>
            <w:vAlign w:val="center"/>
            <w:hideMark/>
          </w:tcPr>
          <w:p w14:paraId="4563E32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6332F4AF" w14:textId="77777777" w:rsidTr="00D32EB0">
        <w:trPr>
          <w:trHeight w:val="300"/>
        </w:trPr>
        <w:tc>
          <w:tcPr>
            <w:tcW w:w="0" w:type="auto"/>
            <w:shd w:val="clear" w:color="auto" w:fill="auto"/>
            <w:noWrap/>
            <w:vAlign w:val="center"/>
            <w:hideMark/>
          </w:tcPr>
          <w:p w14:paraId="1BB7108E" w14:textId="3AB1CD3F"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SDNND</w:t>
            </w:r>
          </w:p>
        </w:tc>
        <w:tc>
          <w:tcPr>
            <w:tcW w:w="0" w:type="auto"/>
            <w:shd w:val="clear" w:color="auto" w:fill="auto"/>
            <w:noWrap/>
            <w:vAlign w:val="center"/>
            <w:hideMark/>
          </w:tcPr>
          <w:p w14:paraId="5902D82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-3.04 ± 0.10</w:t>
            </w:r>
          </w:p>
        </w:tc>
        <w:tc>
          <w:tcPr>
            <w:tcW w:w="0" w:type="auto"/>
            <w:shd w:val="clear" w:color="auto" w:fill="auto"/>
            <w:noWrap/>
            <w:vAlign w:val="center"/>
            <w:hideMark/>
          </w:tcPr>
          <w:p w14:paraId="5D2BFFD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7C032F4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-0.32 ± 0.13</w:t>
            </w:r>
          </w:p>
        </w:tc>
        <w:tc>
          <w:tcPr>
            <w:tcW w:w="0" w:type="auto"/>
            <w:shd w:val="clear" w:color="auto" w:fill="auto"/>
            <w:noWrap/>
            <w:vAlign w:val="center"/>
            <w:hideMark/>
          </w:tcPr>
          <w:p w14:paraId="213A866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5D42C068"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64DC4F50"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2DBA1B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0.1453</w:t>
            </w:r>
          </w:p>
        </w:tc>
        <w:tc>
          <w:tcPr>
            <w:tcW w:w="0" w:type="auto"/>
            <w:shd w:val="clear" w:color="auto" w:fill="auto"/>
            <w:noWrap/>
            <w:vAlign w:val="center"/>
            <w:hideMark/>
          </w:tcPr>
          <w:p w14:paraId="6ED84B7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2E6405A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54.6</w:t>
            </w:r>
          </w:p>
        </w:tc>
        <w:tc>
          <w:tcPr>
            <w:tcW w:w="0" w:type="auto"/>
            <w:shd w:val="clear" w:color="auto" w:fill="auto"/>
            <w:noWrap/>
            <w:vAlign w:val="center"/>
            <w:hideMark/>
          </w:tcPr>
          <w:p w14:paraId="2B32A9D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0.315</w:t>
            </w:r>
          </w:p>
        </w:tc>
        <w:tc>
          <w:tcPr>
            <w:tcW w:w="0" w:type="auto"/>
            <w:shd w:val="clear" w:color="auto" w:fill="auto"/>
            <w:noWrap/>
            <w:vAlign w:val="center"/>
            <w:hideMark/>
          </w:tcPr>
          <w:p w14:paraId="51AB9B0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0.02 ±  0.15</w:t>
            </w:r>
          </w:p>
        </w:tc>
        <w:tc>
          <w:tcPr>
            <w:tcW w:w="0" w:type="auto"/>
            <w:shd w:val="clear" w:color="auto" w:fill="auto"/>
            <w:noWrap/>
            <w:vAlign w:val="center"/>
            <w:hideMark/>
          </w:tcPr>
          <w:p w14:paraId="3F66BB7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234D0AAB" w14:textId="77777777" w:rsidTr="00D32EB0">
        <w:trPr>
          <w:trHeight w:val="300"/>
        </w:trPr>
        <w:tc>
          <w:tcPr>
            <w:tcW w:w="0" w:type="auto"/>
            <w:shd w:val="clear" w:color="auto" w:fill="auto"/>
            <w:noWrap/>
            <w:vAlign w:val="center"/>
            <w:hideMark/>
          </w:tcPr>
          <w:p w14:paraId="34E1D4B6"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6AA1C9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-3.21 ±  0.07</w:t>
            </w:r>
          </w:p>
        </w:tc>
        <w:tc>
          <w:tcPr>
            <w:tcW w:w="0" w:type="auto"/>
            <w:shd w:val="clear" w:color="auto" w:fill="auto"/>
            <w:noWrap/>
            <w:vAlign w:val="center"/>
            <w:hideMark/>
          </w:tcPr>
          <w:p w14:paraId="57188C5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3CD1FF3"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F4FA383"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D40CA8E"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9A78DFD"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BFF0C0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0.03487</w:t>
            </w:r>
          </w:p>
        </w:tc>
        <w:tc>
          <w:tcPr>
            <w:tcW w:w="0" w:type="auto"/>
            <w:shd w:val="clear" w:color="auto" w:fill="auto"/>
            <w:noWrap/>
            <w:vAlign w:val="center"/>
            <w:hideMark/>
          </w:tcPr>
          <w:p w14:paraId="727D891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w:t>
            </w:r>
          </w:p>
        </w:tc>
        <w:tc>
          <w:tcPr>
            <w:tcW w:w="0" w:type="auto"/>
            <w:shd w:val="clear" w:color="auto" w:fill="auto"/>
            <w:noWrap/>
            <w:vAlign w:val="center"/>
            <w:hideMark/>
          </w:tcPr>
          <w:p w14:paraId="48F47EC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55.1</w:t>
            </w:r>
          </w:p>
        </w:tc>
        <w:tc>
          <w:tcPr>
            <w:tcW w:w="0" w:type="auto"/>
            <w:shd w:val="clear" w:color="auto" w:fill="auto"/>
            <w:noWrap/>
            <w:vAlign w:val="center"/>
            <w:hideMark/>
          </w:tcPr>
          <w:p w14:paraId="7933EED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0.245</w:t>
            </w:r>
          </w:p>
        </w:tc>
        <w:tc>
          <w:tcPr>
            <w:tcW w:w="0" w:type="auto"/>
            <w:shd w:val="clear" w:color="auto" w:fill="auto"/>
            <w:noWrap/>
            <w:vAlign w:val="center"/>
            <w:hideMark/>
          </w:tcPr>
          <w:p w14:paraId="585DB9D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0.04 ±  0.19</w:t>
            </w:r>
          </w:p>
        </w:tc>
        <w:tc>
          <w:tcPr>
            <w:tcW w:w="0" w:type="auto"/>
            <w:shd w:val="clear" w:color="auto" w:fill="auto"/>
            <w:noWrap/>
            <w:vAlign w:val="center"/>
            <w:hideMark/>
          </w:tcPr>
          <w:p w14:paraId="1EAE645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133CC6AA" w14:textId="77777777" w:rsidTr="00D32EB0">
        <w:trPr>
          <w:trHeight w:val="300"/>
        </w:trPr>
        <w:tc>
          <w:tcPr>
            <w:tcW w:w="0" w:type="auto"/>
            <w:shd w:val="clear" w:color="auto" w:fill="auto"/>
            <w:noWrap/>
            <w:vAlign w:val="center"/>
            <w:hideMark/>
          </w:tcPr>
          <w:p w14:paraId="5D9F1584"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B09492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-3.18 ±  0.07</w:t>
            </w:r>
          </w:p>
        </w:tc>
        <w:tc>
          <w:tcPr>
            <w:tcW w:w="0" w:type="auto"/>
            <w:shd w:val="clear" w:color="auto" w:fill="auto"/>
            <w:noWrap/>
            <w:vAlign w:val="center"/>
            <w:hideMark/>
          </w:tcPr>
          <w:p w14:paraId="6E488C6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-0.16 ±  0.06</w:t>
            </w:r>
          </w:p>
        </w:tc>
        <w:tc>
          <w:tcPr>
            <w:tcW w:w="0" w:type="auto"/>
            <w:shd w:val="clear" w:color="auto" w:fill="auto"/>
            <w:noWrap/>
            <w:vAlign w:val="center"/>
            <w:hideMark/>
          </w:tcPr>
          <w:p w14:paraId="704005F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331C2F3"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710C59D"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979C9A4"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4039557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0.1626</w:t>
            </w:r>
          </w:p>
        </w:tc>
        <w:tc>
          <w:tcPr>
            <w:tcW w:w="0" w:type="auto"/>
            <w:shd w:val="clear" w:color="auto" w:fill="auto"/>
            <w:noWrap/>
            <w:vAlign w:val="center"/>
            <w:hideMark/>
          </w:tcPr>
          <w:p w14:paraId="7291B67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51D0217F"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55.3</w:t>
            </w:r>
          </w:p>
        </w:tc>
        <w:tc>
          <w:tcPr>
            <w:tcW w:w="0" w:type="auto"/>
            <w:shd w:val="clear" w:color="auto" w:fill="auto"/>
            <w:noWrap/>
            <w:vAlign w:val="center"/>
            <w:hideMark/>
          </w:tcPr>
          <w:p w14:paraId="3660FE1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0.227</w:t>
            </w:r>
          </w:p>
        </w:tc>
        <w:tc>
          <w:tcPr>
            <w:tcW w:w="0" w:type="auto"/>
            <w:shd w:val="clear" w:color="auto" w:fill="auto"/>
            <w:noWrap/>
            <w:vAlign w:val="center"/>
            <w:hideMark/>
          </w:tcPr>
          <w:p w14:paraId="41FFB94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0.02 ±  0.14</w:t>
            </w:r>
          </w:p>
        </w:tc>
        <w:tc>
          <w:tcPr>
            <w:tcW w:w="0" w:type="auto"/>
            <w:shd w:val="clear" w:color="auto" w:fill="auto"/>
            <w:noWrap/>
            <w:vAlign w:val="center"/>
            <w:hideMark/>
          </w:tcPr>
          <w:p w14:paraId="0A73B03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79F75B2A" w14:textId="77777777" w:rsidTr="00D32EB0">
        <w:trPr>
          <w:trHeight w:val="300"/>
        </w:trPr>
        <w:tc>
          <w:tcPr>
            <w:tcW w:w="0" w:type="auto"/>
            <w:shd w:val="clear" w:color="auto" w:fill="auto"/>
            <w:noWrap/>
            <w:vAlign w:val="center"/>
            <w:hideMark/>
          </w:tcPr>
          <w:p w14:paraId="1D9E2B92"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7FA424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-3.32 ±  0.08</w:t>
            </w:r>
          </w:p>
        </w:tc>
        <w:tc>
          <w:tcPr>
            <w:tcW w:w="0" w:type="auto"/>
            <w:shd w:val="clear" w:color="auto" w:fill="auto"/>
            <w:noWrap/>
            <w:vAlign w:val="center"/>
            <w:hideMark/>
          </w:tcPr>
          <w:p w14:paraId="36CD672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00FAEFF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5D5152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0.30 ± 0.13</w:t>
            </w:r>
          </w:p>
        </w:tc>
        <w:tc>
          <w:tcPr>
            <w:tcW w:w="0" w:type="auto"/>
            <w:shd w:val="clear" w:color="auto" w:fill="auto"/>
            <w:noWrap/>
            <w:vAlign w:val="center"/>
            <w:hideMark/>
          </w:tcPr>
          <w:p w14:paraId="4A983528"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4C3C1E3D"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3960FAC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0.134</w:t>
            </w:r>
          </w:p>
        </w:tc>
        <w:tc>
          <w:tcPr>
            <w:tcW w:w="0" w:type="auto"/>
            <w:shd w:val="clear" w:color="auto" w:fill="auto"/>
            <w:noWrap/>
            <w:vAlign w:val="center"/>
            <w:hideMark/>
          </w:tcPr>
          <w:p w14:paraId="58817E5B"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7DD0ED3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55.4</w:t>
            </w:r>
          </w:p>
        </w:tc>
        <w:tc>
          <w:tcPr>
            <w:tcW w:w="0" w:type="auto"/>
            <w:shd w:val="clear" w:color="auto" w:fill="auto"/>
            <w:noWrap/>
            <w:vAlign w:val="center"/>
            <w:hideMark/>
          </w:tcPr>
          <w:p w14:paraId="14EE7CA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0.213</w:t>
            </w:r>
          </w:p>
        </w:tc>
        <w:tc>
          <w:tcPr>
            <w:tcW w:w="0" w:type="auto"/>
            <w:shd w:val="clear" w:color="auto" w:fill="auto"/>
            <w:noWrap/>
            <w:vAlign w:val="center"/>
            <w:hideMark/>
          </w:tcPr>
          <w:p w14:paraId="1C305B1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0.01 ±  0.11</w:t>
            </w:r>
          </w:p>
        </w:tc>
        <w:tc>
          <w:tcPr>
            <w:tcW w:w="0" w:type="auto"/>
            <w:shd w:val="clear" w:color="auto" w:fill="auto"/>
            <w:noWrap/>
            <w:vAlign w:val="center"/>
            <w:hideMark/>
          </w:tcPr>
          <w:p w14:paraId="0622A3E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r>
      <w:tr w:rsidR="006837AE" w:rsidRPr="00C20AF6" w14:paraId="3C671F71" w14:textId="77777777" w:rsidTr="00D32EB0">
        <w:trPr>
          <w:trHeight w:val="300"/>
        </w:trPr>
        <w:tc>
          <w:tcPr>
            <w:tcW w:w="0" w:type="auto"/>
            <w:shd w:val="clear" w:color="auto" w:fill="auto"/>
            <w:noWrap/>
            <w:vAlign w:val="center"/>
            <w:hideMark/>
          </w:tcPr>
          <w:p w14:paraId="7BA25E24" w14:textId="0EDA209E"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Mean TP</w:t>
            </w:r>
          </w:p>
        </w:tc>
        <w:tc>
          <w:tcPr>
            <w:tcW w:w="0" w:type="auto"/>
            <w:shd w:val="clear" w:color="auto" w:fill="auto"/>
            <w:noWrap/>
            <w:vAlign w:val="center"/>
            <w:hideMark/>
          </w:tcPr>
          <w:p w14:paraId="1F02951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2.42 ± 0.10</w:t>
            </w:r>
          </w:p>
        </w:tc>
        <w:tc>
          <w:tcPr>
            <w:tcW w:w="0" w:type="auto"/>
            <w:shd w:val="clear" w:color="auto" w:fill="auto"/>
            <w:noWrap/>
            <w:vAlign w:val="center"/>
            <w:hideMark/>
          </w:tcPr>
          <w:p w14:paraId="411EAA0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506DFFD3"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6FC125A"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F58D239"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D85B22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-0.14 ± 0.05</w:t>
            </w:r>
          </w:p>
        </w:tc>
        <w:tc>
          <w:tcPr>
            <w:tcW w:w="0" w:type="auto"/>
            <w:shd w:val="clear" w:color="auto" w:fill="auto"/>
            <w:noWrap/>
            <w:vAlign w:val="center"/>
            <w:hideMark/>
          </w:tcPr>
          <w:p w14:paraId="0D0FFC5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0.1817</w:t>
            </w:r>
          </w:p>
        </w:tc>
        <w:tc>
          <w:tcPr>
            <w:tcW w:w="0" w:type="auto"/>
            <w:shd w:val="clear" w:color="auto" w:fill="auto"/>
            <w:noWrap/>
            <w:vAlign w:val="center"/>
            <w:hideMark/>
          </w:tcPr>
          <w:p w14:paraId="394FCFB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35E7587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50.2</w:t>
            </w:r>
          </w:p>
        </w:tc>
        <w:tc>
          <w:tcPr>
            <w:tcW w:w="0" w:type="auto"/>
            <w:shd w:val="clear" w:color="auto" w:fill="auto"/>
            <w:noWrap/>
            <w:vAlign w:val="center"/>
            <w:hideMark/>
          </w:tcPr>
          <w:p w14:paraId="6B948A1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0.542</w:t>
            </w:r>
          </w:p>
        </w:tc>
        <w:tc>
          <w:tcPr>
            <w:tcW w:w="0" w:type="auto"/>
            <w:shd w:val="clear" w:color="auto" w:fill="auto"/>
            <w:noWrap/>
            <w:vAlign w:val="center"/>
            <w:hideMark/>
          </w:tcPr>
          <w:p w14:paraId="3C81A503"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54A4413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0.03 ± 0.16</w:t>
            </w:r>
          </w:p>
        </w:tc>
      </w:tr>
      <w:tr w:rsidR="006837AE" w:rsidRPr="00C20AF6" w14:paraId="009B85E7" w14:textId="77777777" w:rsidTr="00D32EB0">
        <w:trPr>
          <w:trHeight w:val="300"/>
        </w:trPr>
        <w:tc>
          <w:tcPr>
            <w:tcW w:w="0" w:type="auto"/>
            <w:shd w:val="clear" w:color="auto" w:fill="auto"/>
            <w:noWrap/>
            <w:vAlign w:val="center"/>
            <w:hideMark/>
          </w:tcPr>
          <w:p w14:paraId="5B2E15EE"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120C2A2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2.42 ± 0.10</w:t>
            </w:r>
          </w:p>
        </w:tc>
        <w:tc>
          <w:tcPr>
            <w:tcW w:w="0" w:type="auto"/>
            <w:shd w:val="clear" w:color="auto" w:fill="auto"/>
            <w:noWrap/>
            <w:vAlign w:val="center"/>
            <w:hideMark/>
          </w:tcPr>
          <w:p w14:paraId="77BAA43C"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4E3B9239"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E657B6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63D2C49"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3D8D9FE"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512FA749"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0.04241</w:t>
            </w:r>
          </w:p>
        </w:tc>
        <w:tc>
          <w:tcPr>
            <w:tcW w:w="0" w:type="auto"/>
            <w:shd w:val="clear" w:color="auto" w:fill="auto"/>
            <w:noWrap/>
            <w:vAlign w:val="center"/>
            <w:hideMark/>
          </w:tcPr>
          <w:p w14:paraId="2C317656"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w:t>
            </w:r>
          </w:p>
        </w:tc>
        <w:tc>
          <w:tcPr>
            <w:tcW w:w="0" w:type="auto"/>
            <w:shd w:val="clear" w:color="auto" w:fill="auto"/>
            <w:noWrap/>
            <w:vAlign w:val="center"/>
            <w:hideMark/>
          </w:tcPr>
          <w:p w14:paraId="0185FEB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50.5</w:t>
            </w:r>
          </w:p>
        </w:tc>
        <w:tc>
          <w:tcPr>
            <w:tcW w:w="0" w:type="auto"/>
            <w:shd w:val="clear" w:color="auto" w:fill="auto"/>
            <w:noWrap/>
            <w:vAlign w:val="center"/>
            <w:hideMark/>
          </w:tcPr>
          <w:p w14:paraId="6A981E1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0.458</w:t>
            </w:r>
          </w:p>
        </w:tc>
        <w:tc>
          <w:tcPr>
            <w:tcW w:w="0" w:type="auto"/>
            <w:shd w:val="clear" w:color="auto" w:fill="auto"/>
            <w:noWrap/>
            <w:vAlign w:val="center"/>
            <w:hideMark/>
          </w:tcPr>
          <w:p w14:paraId="68C7B61D"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50A26222"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0.03 ± 0.17</w:t>
            </w:r>
          </w:p>
        </w:tc>
      </w:tr>
      <w:tr w:rsidR="006837AE" w:rsidRPr="00C20AF6" w14:paraId="74D696F4" w14:textId="77777777" w:rsidTr="00D32EB0">
        <w:trPr>
          <w:trHeight w:val="300"/>
        </w:trPr>
        <w:tc>
          <w:tcPr>
            <w:tcW w:w="0" w:type="auto"/>
            <w:shd w:val="clear" w:color="auto" w:fill="auto"/>
            <w:noWrap/>
            <w:vAlign w:val="center"/>
            <w:hideMark/>
          </w:tcPr>
          <w:p w14:paraId="01D03B15" w14:textId="20109253" w:rsidR="00C20AF6" w:rsidRPr="000827CC" w:rsidRDefault="00A531FB" w:rsidP="004738D9">
            <w:pPr>
              <w:spacing w:after="0" w:line="240" w:lineRule="auto"/>
              <w:ind w:firstLine="0"/>
              <w:jc w:val="center"/>
              <w:rPr>
                <w:rFonts w:asciiTheme="minorHAnsi" w:eastAsia="Times New Roman" w:hAnsiTheme="minorHAnsi" w:cs="Arial"/>
                <w:sz w:val="16"/>
                <w:szCs w:val="16"/>
                <w:lang w:val="en-US"/>
              </w:rPr>
            </w:pPr>
            <w:r w:rsidRPr="00143005">
              <w:rPr>
                <w:rFonts w:asciiTheme="minorHAnsi" w:eastAsia="Times New Roman" w:hAnsiTheme="minorHAnsi" w:cs="Arial"/>
                <w:color w:val="000000"/>
                <w:sz w:val="16"/>
                <w:szCs w:val="16"/>
                <w:lang w:val="en-US"/>
              </w:rPr>
              <w:t xml:space="preserve">Mean </w:t>
            </w:r>
            <w:r w:rsidRPr="00143005">
              <w:rPr>
                <w:rFonts w:asciiTheme="minorHAnsi" w:hAnsiTheme="minorHAnsi" w:cs="Times New Roman"/>
                <w:sz w:val="16"/>
                <w:szCs w:val="16"/>
                <w:lang w:val="en-US"/>
              </w:rPr>
              <w:t>δ</w:t>
            </w:r>
            <w:r w:rsidRPr="00143005">
              <w:rPr>
                <w:rFonts w:asciiTheme="minorHAnsi" w:hAnsiTheme="minorHAnsi" w:cs="Times New Roman"/>
                <w:sz w:val="16"/>
                <w:szCs w:val="16"/>
                <w:vertAlign w:val="superscript"/>
                <w:lang w:val="en-US"/>
              </w:rPr>
              <w:t>13</w:t>
            </w:r>
            <w:r w:rsidRPr="00143005">
              <w:rPr>
                <w:rFonts w:asciiTheme="minorHAnsi" w:hAnsiTheme="minorHAnsi" w:cs="Times New Roman"/>
                <w:sz w:val="16"/>
                <w:szCs w:val="16"/>
                <w:lang w:val="en-US"/>
              </w:rPr>
              <w:t>Ccor</w:t>
            </w:r>
          </w:p>
        </w:tc>
        <w:tc>
          <w:tcPr>
            <w:tcW w:w="0" w:type="auto"/>
            <w:shd w:val="clear" w:color="auto" w:fill="auto"/>
            <w:noWrap/>
            <w:vAlign w:val="center"/>
            <w:hideMark/>
          </w:tcPr>
          <w:p w14:paraId="2C774A81"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1.18 ± 0.08</w:t>
            </w:r>
          </w:p>
        </w:tc>
        <w:tc>
          <w:tcPr>
            <w:tcW w:w="0" w:type="auto"/>
            <w:shd w:val="clear" w:color="auto" w:fill="auto"/>
            <w:noWrap/>
            <w:vAlign w:val="center"/>
            <w:hideMark/>
          </w:tcPr>
          <w:p w14:paraId="7772015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6BAA6C93"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04143AEB"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1724F20F"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F66F520" w14:textId="77777777" w:rsidR="00C20AF6" w:rsidRPr="000827CC" w:rsidRDefault="00C20AF6" w:rsidP="004738D9">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2BD6B800"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0.4795</w:t>
            </w:r>
          </w:p>
        </w:tc>
        <w:tc>
          <w:tcPr>
            <w:tcW w:w="0" w:type="auto"/>
            <w:shd w:val="clear" w:color="auto" w:fill="auto"/>
            <w:noWrap/>
            <w:vAlign w:val="center"/>
            <w:hideMark/>
          </w:tcPr>
          <w:p w14:paraId="675D96B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1D882D44"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-46.2</w:t>
            </w:r>
          </w:p>
        </w:tc>
        <w:tc>
          <w:tcPr>
            <w:tcW w:w="0" w:type="auto"/>
            <w:shd w:val="clear" w:color="auto" w:fill="auto"/>
            <w:noWrap/>
            <w:vAlign w:val="center"/>
            <w:hideMark/>
          </w:tcPr>
          <w:p w14:paraId="254F74A7"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w:t>
            </w:r>
          </w:p>
        </w:tc>
        <w:tc>
          <w:tcPr>
            <w:tcW w:w="0" w:type="auto"/>
            <w:shd w:val="clear" w:color="auto" w:fill="auto"/>
            <w:noWrap/>
            <w:vAlign w:val="center"/>
            <w:hideMark/>
          </w:tcPr>
          <w:p w14:paraId="743AE0EA"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0.002 ± 0.05</w:t>
            </w:r>
          </w:p>
        </w:tc>
        <w:tc>
          <w:tcPr>
            <w:tcW w:w="0" w:type="auto"/>
            <w:shd w:val="clear" w:color="auto" w:fill="auto"/>
            <w:noWrap/>
            <w:vAlign w:val="center"/>
            <w:hideMark/>
          </w:tcPr>
          <w:p w14:paraId="11D35E55" w14:textId="77777777" w:rsidR="00C20AF6" w:rsidRPr="000827CC" w:rsidRDefault="00C20AF6" w:rsidP="004738D9">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0.02 ± 0.15</w:t>
            </w:r>
          </w:p>
        </w:tc>
      </w:tr>
    </w:tbl>
    <w:p w14:paraId="5D866295" w14:textId="77777777" w:rsidR="00143005" w:rsidRDefault="00143005" w:rsidP="00454A59">
      <w:pPr>
        <w:rPr>
          <w:rFonts w:cstheme="minorHAnsi"/>
          <w:lang w:val="en-US"/>
        </w:rPr>
        <w:sectPr w:rsidR="00143005" w:rsidSect="006837AE">
          <w:pgSz w:w="15840" w:h="12240" w:orient="landscape"/>
          <w:pgMar w:top="1417" w:right="1417" w:bottom="1417" w:left="1417" w:header="708" w:footer="708" w:gutter="0"/>
          <w:cols w:space="708"/>
          <w:docGrid w:linePitch="360"/>
        </w:sectPr>
      </w:pPr>
    </w:p>
    <w:p w14:paraId="18AAEB0E" w14:textId="43A3EF5F" w:rsidR="00D70C72" w:rsidRDefault="005F7884" w:rsidP="00482543">
      <w:pPr>
        <w:pStyle w:val="Titre1"/>
      </w:pPr>
      <w:r w:rsidRPr="00482543">
        <w:lastRenderedPageBreak/>
        <w:t>Discussion</w:t>
      </w:r>
    </w:p>
    <w:p w14:paraId="522563E3" w14:textId="6E51EE41" w:rsidR="00BA082A" w:rsidRDefault="00E966C1" w:rsidP="00BA082A">
      <w:pPr>
        <w:rPr>
          <w:lang w:val="en-US"/>
        </w:rPr>
      </w:pPr>
      <w:r>
        <w:rPr>
          <w:rFonts w:cstheme="minorHAnsi"/>
          <w:lang w:val="en-US"/>
        </w:rPr>
        <w:t>T</w:t>
      </w:r>
      <w:r w:rsidR="00AC232F">
        <w:rPr>
          <w:rFonts w:cstheme="minorHAnsi"/>
          <w:lang w:val="en-US"/>
        </w:rPr>
        <w:t>he insertion of</w:t>
      </w:r>
      <w:r w:rsidR="00604735">
        <w:rPr>
          <w:rFonts w:cstheme="minorHAnsi"/>
          <w:lang w:val="en-US"/>
        </w:rPr>
        <w:t xml:space="preserve"> invasive species</w:t>
      </w:r>
      <w:r w:rsidR="00B7243F">
        <w:rPr>
          <w:rFonts w:cstheme="minorHAnsi"/>
          <w:lang w:val="en-US"/>
        </w:rPr>
        <w:t xml:space="preserve"> i</w:t>
      </w:r>
      <w:r w:rsidR="00604735">
        <w:rPr>
          <w:rFonts w:cstheme="minorHAnsi"/>
          <w:lang w:val="en-US"/>
        </w:rPr>
        <w:t xml:space="preserve">n </w:t>
      </w:r>
      <w:r w:rsidR="00AC232F">
        <w:rPr>
          <w:rFonts w:cstheme="minorHAnsi"/>
          <w:lang w:val="en-US"/>
        </w:rPr>
        <w:t>trophic networks</w:t>
      </w:r>
      <w:r>
        <w:rPr>
          <w:rFonts w:cstheme="minorHAnsi"/>
          <w:lang w:val="en-US"/>
        </w:rPr>
        <w:t xml:space="preserve"> … We explored this issue</w:t>
      </w:r>
      <w:r w:rsidR="00604735">
        <w:rPr>
          <w:rFonts w:cstheme="minorHAnsi"/>
          <w:lang w:val="en-US"/>
        </w:rPr>
        <w:t xml:space="preserve"> by </w:t>
      </w:r>
      <w:r w:rsidR="00246502">
        <w:rPr>
          <w:rFonts w:cstheme="minorHAnsi"/>
          <w:lang w:val="en-US"/>
        </w:rPr>
        <w:t>testing</w:t>
      </w:r>
      <w:r w:rsidR="00604735">
        <w:rPr>
          <w:rFonts w:cstheme="minorHAnsi"/>
          <w:lang w:val="en-US"/>
        </w:rPr>
        <w:t xml:space="preserve"> whether </w:t>
      </w:r>
      <w:r w:rsidR="00AC232F">
        <w:rPr>
          <w:rFonts w:cstheme="minorHAnsi"/>
          <w:lang w:val="en-US"/>
        </w:rPr>
        <w:t>the</w:t>
      </w:r>
      <w:r w:rsidR="00246502">
        <w:rPr>
          <w:rFonts w:cstheme="minorHAnsi"/>
          <w:lang w:val="en-US"/>
        </w:rPr>
        <w:t xml:space="preserve"> isotopic niche of the</w:t>
      </w:r>
      <w:r w:rsidR="00AC232F">
        <w:rPr>
          <w:rFonts w:cstheme="minorHAnsi"/>
          <w:lang w:val="en-US"/>
        </w:rPr>
        <w:t xml:space="preserve"> invasive red swamp crayfish</w:t>
      </w:r>
      <w:r w:rsidR="00246502">
        <w:rPr>
          <w:rFonts w:cstheme="minorHAnsi"/>
          <w:lang w:val="en-US"/>
        </w:rPr>
        <w:t xml:space="preserve"> overlapped with those of four amphibian species in 20 natural ponds, </w:t>
      </w:r>
      <w:r>
        <w:rPr>
          <w:rFonts w:cstheme="minorHAnsi"/>
          <w:lang w:val="en-US"/>
        </w:rPr>
        <w:t>or, alternatively,</w:t>
      </w:r>
      <w:r w:rsidR="00246502">
        <w:rPr>
          <w:rFonts w:cstheme="minorHAnsi"/>
          <w:lang w:val="en-US"/>
        </w:rPr>
        <w:t xml:space="preserve"> whether their sympatry</w:t>
      </w:r>
      <w:r w:rsidR="00AC232F" w:rsidRPr="00AC232F">
        <w:rPr>
          <w:rFonts w:cstheme="minorHAnsi"/>
          <w:lang w:val="en-US"/>
        </w:rPr>
        <w:t xml:space="preserve"> </w:t>
      </w:r>
      <w:r w:rsidR="00AC232F">
        <w:rPr>
          <w:rFonts w:cstheme="minorHAnsi"/>
          <w:lang w:val="en-US"/>
        </w:rPr>
        <w:t>was associated to</w:t>
      </w:r>
      <w:r w:rsidR="00604735">
        <w:rPr>
          <w:rFonts w:cstheme="minorHAnsi"/>
          <w:lang w:val="en-US"/>
        </w:rPr>
        <w:t xml:space="preserve"> </w:t>
      </w:r>
      <w:r w:rsidR="00246502">
        <w:rPr>
          <w:rFonts w:cstheme="minorHAnsi"/>
          <w:lang w:val="en-US"/>
        </w:rPr>
        <w:t xml:space="preserve">changes in isotopic niche metrics of amphibians. </w:t>
      </w:r>
      <w:r w:rsidR="00604735">
        <w:rPr>
          <w:lang w:val="en-US"/>
        </w:rPr>
        <w:t xml:space="preserve">While </w:t>
      </w:r>
      <w:r w:rsidR="00BA082A">
        <w:rPr>
          <w:lang w:val="en-US"/>
        </w:rPr>
        <w:t xml:space="preserve">crayfish and amphibians did not show niche overlap in any case, </w:t>
      </w:r>
      <w:r w:rsidR="00BB2342">
        <w:rPr>
          <w:lang w:val="en-US"/>
        </w:rPr>
        <w:t xml:space="preserve">crayfish </w:t>
      </w:r>
      <w:r w:rsidR="00BA082A">
        <w:rPr>
          <w:lang w:val="en-US"/>
        </w:rPr>
        <w:t xml:space="preserve">was a significantly negative predictor of most niche metrics.  </w:t>
      </w:r>
    </w:p>
    <w:p w14:paraId="705DDB52" w14:textId="2762A84C" w:rsidR="00913D3B" w:rsidRPr="00913D3B" w:rsidRDefault="0052114B" w:rsidP="00913D3B">
      <w:pPr>
        <w:pStyle w:val="Titre2"/>
        <w:numPr>
          <w:ilvl w:val="0"/>
          <w:numId w:val="7"/>
        </w:numPr>
        <w:rPr>
          <w:lang w:val="en-US"/>
        </w:rPr>
      </w:pPr>
      <w:r>
        <w:rPr>
          <w:lang w:val="en-US"/>
        </w:rPr>
        <w:t>Strong p</w:t>
      </w:r>
      <w:r w:rsidR="007E7A4A">
        <w:rPr>
          <w:lang w:val="en-US"/>
        </w:rPr>
        <w:t>artitioning</w:t>
      </w:r>
      <w:r w:rsidR="00D60B4E">
        <w:rPr>
          <w:lang w:val="en-US"/>
        </w:rPr>
        <w:t xml:space="preserve"> of the isotopic space</w:t>
      </w:r>
      <w:r w:rsidR="00780349">
        <w:rPr>
          <w:lang w:val="en-US"/>
        </w:rPr>
        <w:t xml:space="preserve"> between species</w:t>
      </w:r>
    </w:p>
    <w:p w14:paraId="4DAFD6A8" w14:textId="2969D7F3" w:rsidR="00EB6AE6" w:rsidRDefault="009E67FB" w:rsidP="009E67FB">
      <w:pPr>
        <w:rPr>
          <w:lang w:val="en-US"/>
        </w:rPr>
      </w:pPr>
      <w:r>
        <w:rPr>
          <w:lang w:val="en-US"/>
        </w:rPr>
        <w:t>T</w:t>
      </w:r>
      <w:r w:rsidRPr="006A7723">
        <w:rPr>
          <w:lang w:val="en-US"/>
        </w:rPr>
        <w:t xml:space="preserve">he </w:t>
      </w:r>
      <w:r w:rsidR="008B72C9">
        <w:rPr>
          <w:lang w:val="en-US"/>
        </w:rPr>
        <w:t xml:space="preserve">isotopic </w:t>
      </w:r>
      <w:r w:rsidRPr="006A7723">
        <w:rPr>
          <w:lang w:val="en-US"/>
        </w:rPr>
        <w:t xml:space="preserve">niche of crayfish did not overlap with </w:t>
      </w:r>
      <w:r w:rsidR="007F5D87">
        <w:rPr>
          <w:lang w:val="en-US"/>
        </w:rPr>
        <w:t xml:space="preserve">that of </w:t>
      </w:r>
      <w:r w:rsidRPr="006A7723">
        <w:rPr>
          <w:lang w:val="en-US"/>
        </w:rPr>
        <w:t>any amphibian</w:t>
      </w:r>
      <w:r>
        <w:rPr>
          <w:lang w:val="en-US"/>
        </w:rPr>
        <w:t xml:space="preserve">, suggesting </w:t>
      </w:r>
      <w:r w:rsidRPr="006A7723">
        <w:rPr>
          <w:lang w:val="en-US"/>
        </w:rPr>
        <w:t xml:space="preserve">that crayfish and amphibians </w:t>
      </w:r>
      <w:r>
        <w:rPr>
          <w:lang w:val="en-US"/>
        </w:rPr>
        <w:t>differ in their resource use in ponds</w:t>
      </w:r>
      <w:r w:rsidR="002C4D56">
        <w:rPr>
          <w:lang w:val="en-US"/>
        </w:rPr>
        <w:t xml:space="preserve">. </w:t>
      </w:r>
      <w:r w:rsidR="008951DC">
        <w:rPr>
          <w:lang w:val="en-US"/>
        </w:rPr>
        <w:t>This result wa</w:t>
      </w:r>
      <w:r w:rsidR="006D64A5">
        <w:rPr>
          <w:lang w:val="en-US"/>
        </w:rPr>
        <w:t xml:space="preserve">s robust to </w:t>
      </w:r>
      <w:r w:rsidR="00465FFB">
        <w:rPr>
          <w:lang w:val="en-US"/>
        </w:rPr>
        <w:t>the</w:t>
      </w:r>
      <w:r w:rsidR="008951DC">
        <w:rPr>
          <w:lang w:val="en-US"/>
        </w:rPr>
        <w:t xml:space="preserve"> four amphibian species considered, and to the</w:t>
      </w:r>
      <w:r w:rsidR="00465FFB">
        <w:rPr>
          <w:lang w:val="en-US"/>
        </w:rPr>
        <w:t xml:space="preserve"> </w:t>
      </w:r>
      <w:r w:rsidR="002C4D56">
        <w:rPr>
          <w:lang w:val="en-US"/>
        </w:rPr>
        <w:t>various</w:t>
      </w:r>
      <w:r w:rsidR="006D64A5">
        <w:rPr>
          <w:lang w:val="en-US"/>
        </w:rPr>
        <w:t xml:space="preserve"> environmental conditions</w:t>
      </w:r>
      <w:r w:rsidR="008951DC">
        <w:rPr>
          <w:lang w:val="en-US"/>
        </w:rPr>
        <w:t xml:space="preserve"> and </w:t>
      </w:r>
      <w:r w:rsidR="006D64A5">
        <w:rPr>
          <w:lang w:val="en-US"/>
        </w:rPr>
        <w:t>resource availability</w:t>
      </w:r>
      <w:r w:rsidR="00465FFB">
        <w:rPr>
          <w:lang w:val="en-US"/>
        </w:rPr>
        <w:t xml:space="preserve"> encountered in the 14 ponds where they coexisted</w:t>
      </w:r>
      <w:r w:rsidR="006D64A5">
        <w:rPr>
          <w:lang w:val="en-US"/>
        </w:rPr>
        <w:t xml:space="preserve">. </w:t>
      </w:r>
      <w:r w:rsidR="002F293C">
        <w:rPr>
          <w:lang w:val="en-US"/>
        </w:rPr>
        <w:t xml:space="preserve">The absence of niche overlap </w:t>
      </w:r>
      <w:r w:rsidR="002A0303">
        <w:rPr>
          <w:lang w:val="en-US"/>
        </w:rPr>
        <w:t xml:space="preserve">is </w:t>
      </w:r>
      <w:r w:rsidR="008826AB">
        <w:rPr>
          <w:lang w:val="en-US"/>
        </w:rPr>
        <w:t>surprising</w:t>
      </w:r>
      <w:r w:rsidR="002A0303">
        <w:rPr>
          <w:lang w:val="en-US"/>
        </w:rPr>
        <w:t xml:space="preserve"> because the s</w:t>
      </w:r>
      <w:r w:rsidR="002F293C">
        <w:rPr>
          <w:lang w:val="en-US"/>
        </w:rPr>
        <w:t>patial structure of resources was</w:t>
      </w:r>
      <w:r w:rsidR="002A0303">
        <w:rPr>
          <w:lang w:val="en-US"/>
        </w:rPr>
        <w:t xml:space="preserve"> expected to be low</w:t>
      </w:r>
      <w:r w:rsidR="002F293C">
        <w:rPr>
          <w:lang w:val="en-US"/>
        </w:rPr>
        <w:t xml:space="preserve">, reducing the </w:t>
      </w:r>
      <w:r w:rsidR="003B39B2">
        <w:rPr>
          <w:lang w:val="en-US"/>
        </w:rPr>
        <w:t>possibilities of niche differentiation</w:t>
      </w:r>
      <w:r w:rsidR="002C4D56">
        <w:rPr>
          <w:lang w:val="en-US"/>
        </w:rPr>
        <w:t xml:space="preserve"> linked to microhabitats</w:t>
      </w:r>
      <w:r w:rsidR="002F293C">
        <w:rPr>
          <w:lang w:val="en-US"/>
        </w:rPr>
        <w:t xml:space="preserve"> as compared to deeper or larger ecosystems such as lakes for example</w:t>
      </w:r>
      <w:r w:rsidR="002A0303">
        <w:rPr>
          <w:lang w:val="en-US"/>
        </w:rPr>
        <w:t xml:space="preserve">. </w:t>
      </w:r>
      <w:r w:rsidR="000F64B1">
        <w:rPr>
          <w:lang w:val="en-US"/>
        </w:rPr>
        <w:t>More, n</w:t>
      </w:r>
      <w:r w:rsidR="002A0303">
        <w:rPr>
          <w:rFonts w:cstheme="minorHAnsi"/>
          <w:lang w:val="en-US"/>
        </w:rPr>
        <w:t xml:space="preserve">iche overlap between tadpoles, between newts, or between crayfish stages was also limited. </w:t>
      </w:r>
      <w:r w:rsidR="00EB6AE6">
        <w:rPr>
          <w:rFonts w:cstheme="minorHAnsi"/>
          <w:lang w:val="en-US"/>
        </w:rPr>
        <w:t xml:space="preserve">Thus, </w:t>
      </w:r>
      <w:r w:rsidR="009E5D71">
        <w:rPr>
          <w:rFonts w:cstheme="minorHAnsi"/>
          <w:lang w:val="en-US"/>
        </w:rPr>
        <w:t xml:space="preserve">we evidenced </w:t>
      </w:r>
      <w:r w:rsidR="00EB6AE6">
        <w:rPr>
          <w:rFonts w:cstheme="minorHAnsi"/>
          <w:lang w:val="en-US"/>
        </w:rPr>
        <w:t xml:space="preserve">a strong partitioning of the </w:t>
      </w:r>
      <w:r w:rsidR="009E5D71">
        <w:rPr>
          <w:rFonts w:cstheme="minorHAnsi"/>
          <w:lang w:val="en-US"/>
        </w:rPr>
        <w:t xml:space="preserve">isotopic space that probably reflect a trophic partitioning </w:t>
      </w:r>
      <w:r w:rsidR="009E67BC">
        <w:rPr>
          <w:rFonts w:cstheme="minorHAnsi"/>
          <w:lang w:val="en-US"/>
        </w:rPr>
        <w:t xml:space="preserve">intended to limit the intensity of competition between ecologically similar species. </w:t>
      </w:r>
      <w:r w:rsidR="00F93418">
        <w:rPr>
          <w:rFonts w:cstheme="minorHAnsi"/>
          <w:lang w:val="en-US"/>
        </w:rPr>
        <w:t xml:space="preserve">It can be facilitated by body size in newts, as marbled newts can benefit from largest preys as compared to palmate newts </w:t>
      </w:r>
      <w:r w:rsidR="00F93418">
        <w:rPr>
          <w:rFonts w:cstheme="minorHAnsi"/>
          <w:lang w:val="en-US"/>
        </w:rPr>
        <w:fldChar w:fldCharType="begin"/>
      </w:r>
      <w:r w:rsidR="00F93418">
        <w:rPr>
          <w:rFonts w:cstheme="minorHAnsi"/>
          <w:lang w:val="en-US"/>
        </w:rPr>
        <w:instrText xml:space="preserve"> ADDIN ZOTERO_ITEM CSL_CITATION {"citationID":"7IbheEk2","properties":{"formattedCitation":"(Covaciu-Marcov, 2010)","plainCitation":"(Covaciu-Marcov, 2010)","noteIndex":0},"citationItems":[{"id":2807,"uris":["http://zotero.org/users/4941387/items/3EPDB23L"],"uri":["http://zotero.org/users/4941387/items/3EPDB23L"],"itemData":{"id":2807,"type":"article-journal","title":"Feeding of three syntopic newt species (Triturus cristatus, Mesotriton alpestris and Lissotriton vulgaris) from Western Romania","container-title":"North-Western Journal of Zoology","page":"95-108","volume":"6","issue":"1","source":"Zotero","abstract":"The feeding of three newt species from western Romania is different in the aquatic period regarding both the composition and the time needed. Thus, Mesotriton alpestris spends shorter time in the water compared to Triturus cristatus and Lissotriton vulgaris, having the weakest feeding habit in this environment. This is probably a consequence of its relationship with mountainous and harsher climate areas that shortens its aquatic environment period, which also affects the species in a lower altitude habitat. The difference in the food of the three species results from their different sizes and hunting territories. L. vulgaris mainly hunts near puddle banks, in areas with lower and warmer water and the other two species hunt near the bottom, in the deeper areas. The crested newts have the longest aquatic period and the highest affiliation for hunting in this habitat. This species consumes larger sized preys while the common newts consume numerous reduced sized preys, having an intensive feeding and high food diversity. Meanwhile, differences between the food ingested by male and female individuals are not significant in any newt species.","language":"en","author":[{"family":"Covaciu-Marcov","given":"S D"}],"issued":{"date-parts":[["2010"]]}}}],"schema":"https://github.com/citation-style-language/schema/raw/master/csl-citation.json"} </w:instrText>
      </w:r>
      <w:r w:rsidR="00F93418">
        <w:rPr>
          <w:rFonts w:cstheme="minorHAnsi"/>
          <w:lang w:val="en-US"/>
        </w:rPr>
        <w:fldChar w:fldCharType="separate"/>
      </w:r>
      <w:r w:rsidR="00F93418" w:rsidRPr="00205406">
        <w:rPr>
          <w:rFonts w:cs="Times New Roman"/>
        </w:rPr>
        <w:t>(Covaciu-Marcov, 2010)</w:t>
      </w:r>
      <w:r w:rsidR="00F93418">
        <w:rPr>
          <w:rFonts w:cstheme="minorHAnsi"/>
          <w:lang w:val="en-US"/>
        </w:rPr>
        <w:fldChar w:fldCharType="end"/>
      </w:r>
      <w:r w:rsidR="00F93418">
        <w:rPr>
          <w:rFonts w:cstheme="minorHAnsi"/>
          <w:lang w:val="en-US"/>
        </w:rPr>
        <w:t xml:space="preserve">. </w:t>
      </w:r>
      <w:r w:rsidR="00EB6AE6">
        <w:rPr>
          <w:lang w:val="en-US"/>
        </w:rPr>
        <w:t>This</w:t>
      </w:r>
      <w:r w:rsidR="002B0CF7">
        <w:rPr>
          <w:lang w:val="en-US"/>
        </w:rPr>
        <w:t xml:space="preserve"> result</w:t>
      </w:r>
      <w:r w:rsidR="00EB6AE6">
        <w:rPr>
          <w:lang w:val="en-US"/>
        </w:rPr>
        <w:t xml:space="preserve"> constitutes a major follow-up to standardized experimental designs</w:t>
      </w:r>
      <w:r w:rsidR="002B0CF7">
        <w:rPr>
          <w:lang w:val="en-US"/>
        </w:rPr>
        <w:t xml:space="preserve">, … </w:t>
      </w:r>
      <w:r w:rsidR="002B0CF7" w:rsidRPr="002B0CF7">
        <w:rPr>
          <w:highlight w:val="yellow"/>
          <w:lang w:val="en-US"/>
        </w:rPr>
        <w:t xml:space="preserve">citer </w:t>
      </w:r>
      <w:proofErr w:type="spellStart"/>
      <w:r w:rsidR="002B0CF7" w:rsidRPr="002B0CF7">
        <w:rPr>
          <w:highlight w:val="yellow"/>
          <w:lang w:val="en-US"/>
        </w:rPr>
        <w:t>biblio</w:t>
      </w:r>
      <w:proofErr w:type="spellEnd"/>
      <w:r w:rsidR="002B0CF7" w:rsidRPr="002B0CF7">
        <w:rPr>
          <w:highlight w:val="yellow"/>
          <w:lang w:val="en-US"/>
        </w:rPr>
        <w:t>.</w:t>
      </w:r>
    </w:p>
    <w:p w14:paraId="312AFE33" w14:textId="3D4A21A7" w:rsidR="00421C70" w:rsidRDefault="00421C70" w:rsidP="00EF32A3">
      <w:pPr>
        <w:rPr>
          <w:i/>
          <w:lang w:val="en-US"/>
        </w:rPr>
      </w:pPr>
      <w:r w:rsidRPr="00D86A06">
        <w:rPr>
          <w:i/>
          <w:lang w:val="en-US"/>
        </w:rPr>
        <w:t xml:space="preserve">Also the case in Britton et al. 2018 </w:t>
      </w:r>
      <w:proofErr w:type="spellStart"/>
      <w:r w:rsidRPr="00D86A06">
        <w:rPr>
          <w:i/>
          <w:lang w:val="en-US"/>
        </w:rPr>
        <w:t>Funct</w:t>
      </w:r>
      <w:proofErr w:type="spellEnd"/>
      <w:r w:rsidRPr="00D86A06">
        <w:rPr>
          <w:i/>
          <w:lang w:val="en-US"/>
        </w:rPr>
        <w:t xml:space="preserve"> </w:t>
      </w:r>
      <w:proofErr w:type="spellStart"/>
      <w:r w:rsidRPr="00D86A06">
        <w:rPr>
          <w:i/>
          <w:lang w:val="en-US"/>
        </w:rPr>
        <w:t>Ecol</w:t>
      </w:r>
      <w:proofErr w:type="spellEnd"/>
      <w:r w:rsidRPr="00D86A06">
        <w:rPr>
          <w:i/>
          <w:lang w:val="en-US"/>
        </w:rPr>
        <w:t>: patterns of trophic niche partitioning between the model fishes was evident, with no niche sharing.</w:t>
      </w:r>
      <w:r w:rsidR="0094337D" w:rsidRPr="00D86A06">
        <w:rPr>
          <w:i/>
          <w:lang w:val="en-US"/>
        </w:rPr>
        <w:t xml:space="preserve"> […] Trophic niche divergence facilitates the integration of introduced species into food webs. […] The initial ecological response to an introduction appears to be a trophic re-</w:t>
      </w:r>
      <w:proofErr w:type="spellStart"/>
      <w:r w:rsidR="0094337D" w:rsidRPr="00D86A06">
        <w:rPr>
          <w:i/>
          <w:lang w:val="en-US"/>
        </w:rPr>
        <w:t>organisation</w:t>
      </w:r>
      <w:proofErr w:type="spellEnd"/>
      <w:r w:rsidR="0094337D" w:rsidRPr="00D86A06">
        <w:rPr>
          <w:i/>
          <w:lang w:val="en-US"/>
        </w:rPr>
        <w:t xml:space="preserve"> of the food web that minimizes the trophic interactions between competing species.</w:t>
      </w:r>
      <w:r w:rsidR="00A310C4">
        <w:rPr>
          <w:i/>
          <w:lang w:val="en-US"/>
        </w:rPr>
        <w:t xml:space="preserve"> […]</w:t>
      </w:r>
      <w:r w:rsidR="00EF32A3">
        <w:rPr>
          <w:i/>
          <w:lang w:val="en-US"/>
        </w:rPr>
        <w:t xml:space="preserve"> </w:t>
      </w:r>
      <w:r w:rsidR="00EF32A3" w:rsidRPr="00EF32A3">
        <w:rPr>
          <w:i/>
          <w:lang w:val="en-US"/>
        </w:rPr>
        <w:t>In entirety, these results suggest that, in freshwater fishes at</w:t>
      </w:r>
      <w:r w:rsidR="00EF32A3">
        <w:rPr>
          <w:i/>
          <w:lang w:val="en-US"/>
        </w:rPr>
        <w:t xml:space="preserve"> </w:t>
      </w:r>
      <w:r w:rsidR="00EF32A3" w:rsidRPr="00EF32A3">
        <w:rPr>
          <w:i/>
          <w:lang w:val="en-US"/>
        </w:rPr>
        <w:t>least, the initial response to an invasion is trophic niche divergence,</w:t>
      </w:r>
      <w:r w:rsidR="00EF32A3">
        <w:rPr>
          <w:i/>
          <w:lang w:val="en-US"/>
        </w:rPr>
        <w:t xml:space="preserve"> </w:t>
      </w:r>
      <w:r w:rsidR="00EF32A3" w:rsidRPr="00EF32A3">
        <w:rPr>
          <w:i/>
          <w:lang w:val="en-US"/>
        </w:rPr>
        <w:t>leading to niche partitioning.</w:t>
      </w:r>
    </w:p>
    <w:p w14:paraId="1EF8860A" w14:textId="042C436B" w:rsidR="003505E8" w:rsidRDefault="003505E8" w:rsidP="009E67FB">
      <w:pPr>
        <w:rPr>
          <w:i/>
        </w:rPr>
      </w:pPr>
      <w:r w:rsidRPr="003505E8">
        <w:rPr>
          <w:i/>
          <w:lang w:val="en-US"/>
        </w:rPr>
        <w:lastRenderedPageBreak/>
        <w:t xml:space="preserve">Juncos et al. 2015 </w:t>
      </w:r>
      <w:proofErr w:type="spellStart"/>
      <w:r w:rsidRPr="003505E8">
        <w:rPr>
          <w:i/>
          <w:lang w:val="en-US"/>
        </w:rPr>
        <w:t>Hydrobiologia</w:t>
      </w:r>
      <w:proofErr w:type="spellEnd"/>
      <w:r w:rsidRPr="003505E8">
        <w:rPr>
          <w:i/>
          <w:lang w:val="en-US"/>
        </w:rPr>
        <w:t>: “</w:t>
      </w:r>
      <w:r w:rsidRPr="003505E8">
        <w:rPr>
          <w:i/>
        </w:rPr>
        <w:t>In general, fishes feeding on the same prey were captured in the same depth strata, indicating common use of food and space. Our results provide new evidence on the trophic ecology of a mixed fish community (exotic-native), supporting the idea that native and non-native fishes could be avoiding negative interactions (e.g., competition) through trophic and spatial resource partitioning.”</w:t>
      </w:r>
    </w:p>
    <w:p w14:paraId="31230530" w14:textId="6CBC307E" w:rsidR="003505E8" w:rsidRDefault="003A752E" w:rsidP="009E67FB">
      <w:r>
        <w:t xml:space="preserve">Competitive exclusion after invasion? Thomas </w:t>
      </w:r>
      <w:proofErr w:type="spellStart"/>
      <w:r>
        <w:t>Bøhn</w:t>
      </w:r>
      <w:proofErr w:type="spellEnd"/>
      <w:r>
        <w:t xml:space="preserve"> Æ Per-Arne Amundsen</w:t>
      </w:r>
      <w:r w:rsidR="003F3B77">
        <w:t xml:space="preserve"> Biological Invasions 2008</w:t>
      </w:r>
    </w:p>
    <w:p w14:paraId="526E88DD" w14:textId="131D3E28" w:rsidR="0062518A" w:rsidRPr="003505E8" w:rsidRDefault="0062518A" w:rsidP="009E67FB">
      <w:pPr>
        <w:rPr>
          <w:i/>
          <w:lang w:val="en-US"/>
        </w:rPr>
      </w:pPr>
      <w:r>
        <w:t xml:space="preserve">Compare TP tadpoles with Montaña et al. </w:t>
      </w:r>
      <w:r w:rsidR="00127264">
        <w:t>2018</w:t>
      </w:r>
    </w:p>
    <w:p w14:paraId="04E3F51C" w14:textId="2F58C7D8" w:rsidR="00EE7C5E" w:rsidRDefault="00EE7C5E" w:rsidP="009E67FB">
      <w:pPr>
        <w:rPr>
          <w:rFonts w:ascii="MinionPro-Regular" w:hAnsi="MinionPro-Regular" w:cs="MinionPro-Regular"/>
          <w:color w:val="000000"/>
          <w:sz w:val="19"/>
          <w:szCs w:val="19"/>
          <w:lang w:val="en-US"/>
        </w:rPr>
      </w:pPr>
      <w:r>
        <w:rPr>
          <w:lang w:val="en-US"/>
        </w:rPr>
        <w:t>“</w:t>
      </w:r>
      <w:r w:rsidRPr="00EE7C5E">
        <w:rPr>
          <w:rFonts w:ascii="MinionPro-Regular" w:hAnsi="MinionPro-Regular" w:cs="MinionPro-Regular"/>
          <w:color w:val="000000"/>
          <w:sz w:val="19"/>
          <w:szCs w:val="19"/>
          <w:lang w:val="en-US"/>
        </w:rPr>
        <w:t xml:space="preserve">we find that </w:t>
      </w:r>
      <w:proofErr w:type="spellStart"/>
      <w:r w:rsidRPr="00EE7C5E">
        <w:rPr>
          <w:rFonts w:ascii="MinionPro-Regular" w:hAnsi="MinionPro-Regular" w:cs="MinionPro-Regular"/>
          <w:color w:val="000000"/>
          <w:sz w:val="19"/>
          <w:szCs w:val="19"/>
          <w:lang w:val="en-US"/>
        </w:rPr>
        <w:t>syntopic</w:t>
      </w:r>
      <w:proofErr w:type="spellEnd"/>
      <w:r w:rsidRPr="00EE7C5E">
        <w:rPr>
          <w:rFonts w:ascii="MinionPro-Regular" w:hAnsi="MinionPro-Regular" w:cs="MinionPro-Regular"/>
          <w:color w:val="000000"/>
          <w:sz w:val="19"/>
          <w:szCs w:val="19"/>
          <w:lang w:val="en-US"/>
        </w:rPr>
        <w:t xml:space="preserve"> species within habitats occupy distinct isotope niches</w:t>
      </w:r>
      <w:r>
        <w:rPr>
          <w:rFonts w:ascii="MinionPro-Regular" w:hAnsi="MinionPro-Regular" w:cs="MinionPro-Regular"/>
          <w:color w:val="000000"/>
          <w:sz w:val="19"/>
          <w:szCs w:val="19"/>
          <w:lang w:val="en-US"/>
        </w:rPr>
        <w:t>”</w:t>
      </w:r>
    </w:p>
    <w:p w14:paraId="55C4861A" w14:textId="77777777" w:rsidR="00F83CA8" w:rsidRPr="00E55C47" w:rsidRDefault="00F83CA8" w:rsidP="00F83CA8">
      <w:pPr>
        <w:autoSpaceDE w:val="0"/>
        <w:autoSpaceDN w:val="0"/>
        <w:adjustRightInd w:val="0"/>
        <w:spacing w:after="0" w:line="240" w:lineRule="auto"/>
        <w:ind w:firstLine="0"/>
        <w:jc w:val="left"/>
        <w:rPr>
          <w:rFonts w:ascii="MinionPro-Regular" w:hAnsi="MinionPro-Regular" w:cs="MinionPro-Regular"/>
          <w:color w:val="000000"/>
          <w:sz w:val="19"/>
          <w:szCs w:val="19"/>
          <w:lang w:val="en-US"/>
        </w:rPr>
      </w:pPr>
      <w:r w:rsidRPr="00E55C47">
        <w:rPr>
          <w:rFonts w:ascii="MinionPro-Regular" w:hAnsi="MinionPro-Regular" w:cs="MinionPro-Regular"/>
          <w:color w:val="000000"/>
          <w:sz w:val="19"/>
          <w:szCs w:val="19"/>
          <w:lang w:val="en-US"/>
        </w:rPr>
        <w:t>Rodents and marsupials showed clear differences in isotopic niche in all studied sites (Fig 2).</w:t>
      </w:r>
    </w:p>
    <w:p w14:paraId="6F597C7E" w14:textId="77777777" w:rsidR="00F83CA8" w:rsidRPr="00E55C47" w:rsidRDefault="00F83CA8" w:rsidP="00F83CA8">
      <w:pPr>
        <w:autoSpaceDE w:val="0"/>
        <w:autoSpaceDN w:val="0"/>
        <w:adjustRightInd w:val="0"/>
        <w:spacing w:after="0" w:line="240" w:lineRule="auto"/>
        <w:ind w:firstLine="0"/>
        <w:jc w:val="left"/>
        <w:rPr>
          <w:rFonts w:ascii="MinionPro-Regular" w:hAnsi="MinionPro-Regular" w:cs="MinionPro-Regular"/>
          <w:color w:val="000000"/>
          <w:sz w:val="19"/>
          <w:szCs w:val="19"/>
          <w:lang w:val="en-US"/>
        </w:rPr>
      </w:pPr>
      <w:r w:rsidRPr="00E55C47">
        <w:rPr>
          <w:rFonts w:ascii="MinionPro-Regular" w:hAnsi="MinionPro-Regular" w:cs="MinionPro-Regular"/>
          <w:color w:val="000000"/>
          <w:sz w:val="19"/>
          <w:szCs w:val="19"/>
          <w:lang w:val="en-US"/>
        </w:rPr>
        <w:t xml:space="preserve">(me) Very rich communities but limited spatial segregation in small and shallow ecosystems: prone to omnivorous diets, and low trophic divergence? </w:t>
      </w:r>
    </w:p>
    <w:p w14:paraId="5709E0F0" w14:textId="77777777" w:rsidR="00F83CA8" w:rsidRPr="00E55C47" w:rsidRDefault="00F83CA8" w:rsidP="00F83CA8">
      <w:pPr>
        <w:autoSpaceDE w:val="0"/>
        <w:autoSpaceDN w:val="0"/>
        <w:adjustRightInd w:val="0"/>
        <w:spacing w:after="0" w:line="240" w:lineRule="auto"/>
        <w:ind w:firstLine="0"/>
        <w:jc w:val="left"/>
        <w:rPr>
          <w:rFonts w:ascii="Segoe Print" w:hAnsi="Segoe Print" w:cs="Segoe Print"/>
          <w:color w:val="000000"/>
          <w:sz w:val="19"/>
          <w:szCs w:val="19"/>
          <w:lang w:val="en-US"/>
        </w:rPr>
      </w:pPr>
      <w:r w:rsidRPr="00E55C47">
        <w:rPr>
          <w:rFonts w:ascii="MinionPro-Regular" w:hAnsi="MinionPro-Regular" w:cs="MinionPro-Regular"/>
          <w:color w:val="000000"/>
          <w:sz w:val="19"/>
          <w:szCs w:val="19"/>
          <w:lang w:val="en-US"/>
        </w:rPr>
        <w:t xml:space="preserve"> Interestingly, marsupials are also highly concentrated in a small subset of </w:t>
      </w:r>
      <w:r>
        <w:rPr>
          <w:rFonts w:ascii="Segoe Print" w:hAnsi="Segoe Print" w:cs="Segoe Print"/>
          <w:color w:val="000000"/>
          <w:sz w:val="19"/>
          <w:szCs w:val="19"/>
          <w:lang w:val="fr"/>
        </w:rPr>
        <w:t>δ</w:t>
      </w:r>
      <w:r w:rsidRPr="00E55C47">
        <w:rPr>
          <w:rFonts w:ascii="Segoe Print" w:hAnsi="Segoe Print" w:cs="Segoe Print"/>
          <w:color w:val="000000"/>
          <w:sz w:val="19"/>
          <w:szCs w:val="19"/>
          <w:lang w:val="en-US"/>
        </w:rPr>
        <w:t xml:space="preserve">13C axis, indicating that </w:t>
      </w:r>
      <w:proofErr w:type="spellStart"/>
      <w:r w:rsidRPr="00E55C47">
        <w:rPr>
          <w:rFonts w:ascii="Segoe Print" w:hAnsi="Segoe Print" w:cs="Segoe Print"/>
          <w:color w:val="000000"/>
          <w:sz w:val="19"/>
          <w:szCs w:val="19"/>
          <w:lang w:val="en-US"/>
        </w:rPr>
        <w:t>theses</w:t>
      </w:r>
      <w:proofErr w:type="spellEnd"/>
      <w:r w:rsidRPr="00E55C47">
        <w:rPr>
          <w:rFonts w:ascii="Segoe Print" w:hAnsi="Segoe Print" w:cs="Segoe Print"/>
          <w:color w:val="000000"/>
          <w:sz w:val="19"/>
          <w:szCs w:val="19"/>
          <w:lang w:val="en-US"/>
        </w:rPr>
        <w:t xml:space="preserve"> species rely in similar food sources</w:t>
      </w:r>
    </w:p>
    <w:p w14:paraId="3FE2C5D0" w14:textId="77777777" w:rsidR="00F83CA8" w:rsidRDefault="00F83CA8" w:rsidP="009E67FB">
      <w:pPr>
        <w:rPr>
          <w:rFonts w:ascii="MinionPro-Regular" w:hAnsi="MinionPro-Regular" w:cs="MinionPro-Regular"/>
          <w:color w:val="000000"/>
          <w:sz w:val="19"/>
          <w:szCs w:val="19"/>
          <w:lang w:val="en-US"/>
        </w:rPr>
      </w:pPr>
    </w:p>
    <w:p w14:paraId="643F774D" w14:textId="7FB4A83D" w:rsidR="00CC1C32" w:rsidRPr="00CC1C32" w:rsidRDefault="00CC1C32" w:rsidP="00CC1C32">
      <w:r w:rsidRPr="00CC1C32">
        <w:rPr>
          <w:rFonts w:ascii="MinionPro-Regular" w:hAnsi="MinionPro-Regular" w:cs="MinionPro-Regular"/>
        </w:rPr>
        <w:t>The conservative nature of species' isotope niches, i.e.</w:t>
      </w:r>
      <w:r>
        <w:rPr>
          <w:rFonts w:ascii="MinionPro-Regular" w:hAnsi="MinionPro-Regular" w:cs="MinionPro-Regular"/>
        </w:rPr>
        <w:t xml:space="preserve"> </w:t>
      </w:r>
      <w:r w:rsidRPr="00CC1C32">
        <w:rPr>
          <w:rFonts w:ascii="MinionPro-Regular" w:hAnsi="MinionPro-Regular" w:cs="MinionPro-Regular"/>
        </w:rPr>
        <w:t>relative stasis across habitats, as revealed in this study</w:t>
      </w:r>
      <w:r>
        <w:rPr>
          <w:rFonts w:ascii="MinionPro-Regular" w:hAnsi="MinionPro-Regular" w:cs="MinionPro-Regular"/>
        </w:rPr>
        <w:t xml:space="preserve"> </w:t>
      </w:r>
      <w:r w:rsidRPr="00CC1C32">
        <w:t xml:space="preserve">allows us to make inferences about the dietary behaviour of each species. For example, both M. </w:t>
      </w:r>
      <w:proofErr w:type="spellStart"/>
      <w:r w:rsidRPr="00CC1C32">
        <w:t>namaquensis</w:t>
      </w:r>
      <w:proofErr w:type="spellEnd"/>
      <w:r>
        <w:t xml:space="preserve"> </w:t>
      </w:r>
      <w:r w:rsidRPr="00CC1C32">
        <w:t xml:space="preserve">and R. </w:t>
      </w:r>
      <w:proofErr w:type="spellStart"/>
      <w:r w:rsidRPr="00CC1C32">
        <w:t>pumilio</w:t>
      </w:r>
      <w:proofErr w:type="spellEnd"/>
      <w:r w:rsidRPr="00CC1C32">
        <w:t xml:space="preserve"> generally occurred around the low end of</w:t>
      </w:r>
      <w:r>
        <w:t xml:space="preserve"> </w:t>
      </w:r>
      <w:r w:rsidRPr="00CC1C32">
        <w:t xml:space="preserve">the </w:t>
      </w:r>
      <w:r>
        <w:rPr>
          <w:lang w:val="fr"/>
        </w:rPr>
        <w:t>δ</w:t>
      </w:r>
      <w:r w:rsidRPr="00CC1C32">
        <w:t xml:space="preserve">13C and </w:t>
      </w:r>
      <w:r>
        <w:rPr>
          <w:lang w:val="fr"/>
        </w:rPr>
        <w:t>δ</w:t>
      </w:r>
      <w:r w:rsidRPr="00CC1C32">
        <w:t>15N axes at both habitats in which they</w:t>
      </w:r>
      <w:r>
        <w:t xml:space="preserve"> </w:t>
      </w:r>
      <w:r w:rsidRPr="00CC1C32">
        <w:t>were abundant (open grassland and woodland habitats,</w:t>
      </w:r>
      <w:r>
        <w:t xml:space="preserve"> </w:t>
      </w:r>
      <w:r w:rsidRPr="00CC1C32">
        <w:t xml:space="preserve">and open grassland and </w:t>
      </w:r>
      <w:proofErr w:type="spellStart"/>
      <w:r w:rsidRPr="00CC1C32">
        <w:t>vlei</w:t>
      </w:r>
      <w:proofErr w:type="spellEnd"/>
      <w:r w:rsidRPr="00CC1C32">
        <w:t xml:space="preserve"> habitats, respectively).</w:t>
      </w:r>
    </w:p>
    <w:p w14:paraId="27F9EBED" w14:textId="4E0EA9FE" w:rsidR="008B72C9" w:rsidRDefault="000977E5" w:rsidP="008B72C9">
      <w:pPr>
        <w:rPr>
          <w:lang w:val="en-US"/>
        </w:rPr>
      </w:pPr>
      <w:r>
        <w:rPr>
          <w:lang w:val="en-US"/>
        </w:rPr>
        <w:t>S</w:t>
      </w:r>
      <w:r w:rsidR="002A0303">
        <w:rPr>
          <w:lang w:val="en-US"/>
        </w:rPr>
        <w:t>pecifically,</w:t>
      </w:r>
      <w:r w:rsidR="008B72C9">
        <w:rPr>
          <w:lang w:val="en-US"/>
        </w:rPr>
        <w:t xml:space="preserve"> red swamp crayfish w</w:t>
      </w:r>
      <w:r w:rsidR="002A0303">
        <w:rPr>
          <w:lang w:val="en-US"/>
        </w:rPr>
        <w:t>ere</w:t>
      </w:r>
      <w:r w:rsidR="008B72C9">
        <w:rPr>
          <w:lang w:val="en-US"/>
        </w:rPr>
        <w:t xml:space="preserve"> central in pond isotopic space, as expected with </w:t>
      </w:r>
      <w:r w:rsidR="002A0303">
        <w:rPr>
          <w:lang w:val="en-US"/>
        </w:rPr>
        <w:t>their</w:t>
      </w:r>
      <w:r w:rsidR="008B72C9">
        <w:rPr>
          <w:lang w:val="en-US"/>
        </w:rPr>
        <w:t xml:space="preserve"> documented omnivorous diet</w:t>
      </w:r>
      <w:r w:rsidR="00912E4D" w:rsidRPr="00604735">
        <w:rPr>
          <w:lang w:val="en-US"/>
        </w:rPr>
        <w:t xml:space="preserve"> </w:t>
      </w:r>
      <w:r w:rsidR="00912E4D" w:rsidRPr="00604735">
        <w:rPr>
          <w:lang w:val="en-US"/>
        </w:rPr>
        <w:fldChar w:fldCharType="begin"/>
      </w:r>
      <w:r w:rsidR="00912E4D" w:rsidRPr="00604735">
        <w:rPr>
          <w:lang w:val="en-US"/>
        </w:rPr>
        <w:instrText xml:space="preserve"> ADDIN ZOTERO_ITEM CSL_CITATION {"citationID":"Vzl0FqfA","properties":{"formattedCitation":"(Correia, 2003; Alcorlo {\\i{}et al.}, 2004)","plainCitation":"(Correia, 2003; Alcorlo et al., 2004)","noteIndex":0},"citationItems":[{"id":2811,"uris":["http://zotero.org/users/4941387/items/TEWLICEK"],"uri":["http://zotero.org/users/4941387/items/TEWLICEK"],"itemData":{"id":2811,"type":"article-journal","title":"Food choice by the introduced crayﬁsh Procambarus clarkii","container-title":"Annales Zoologici Fennici","page":"517-528","volume":"40","source":"Zotero","language":"en","author":[{"family":"Correia","given":"Alexandra Marçal"}],"issued":{"date-parts":[["2003"]]}}},{"id":2496,"uris":["http://zotero.org/users/4941387/items/AKLGD7AT"],"uri":["http://zotero.org/users/4941387/items/AKLGD7AT"],"itemData":{"id":2496,"type":"article-journal","title":"Feeding Preferences and Food Selection of the Red Swamp Crayfish, Procambarus clarkii, in Habitats Differing in Food Item Diversity","container-title":"Crustaceana","page":"435-453","volume":"77","issue":"4","source":"JSTOR","abstract":"We compared the dietary composition, feeding preferences, and food selection of the introduced crayfish, Procambarus clarkii in a natural and a transformed freshwater marsh (rice field) in the lower Guadalquivir basin (southern Spain). Both habitats differed in hydroperiod and food item diversity. Food item diversity in crayfish stomachs is correlated with prey availability, which is significantly higher in the natural marsh. Herrera's index was low in both areas if compared with the theoretical maximum. P. clarkii behaves like a generalist in this area and individual crayfish have very similar feeding preferences. The most frequent items in the stomach were fresh macrophytes, detritus, and sediment grains. However, especially in the untransformed marsh, insect larvae formed an important part of the crayfish's diet, up to 67% by occurrence, with a marked seasonal pattern: crayfish in this area consumed significantly more animal prey in spring than in winter. P. clarkii positively selects for insect larvae (mayflies, chironomids), snails, and microcrustaceans except ostracodes. Negative selection against oligochaetes is explained by their burrowing behaviour and the difficulty to detect them in the stomachs. Cannibalism is stronger in the rice fields as a consequence of high crayfish densities. Animal food for adult P. clarkii is shown to be more important than previously reported. Overestimation of herbivory and detrivory in this omnivorous species might be due to serious methodological drawbacks associated with stomach content analyses. /// Presentamos una comparación de la composición de la dieta, las preferencias alimenticias y selección de los recursos tróficos utilizados por el cangrejo introducido, Procambarus clarkii, en dos ambientes diferentes de marisma de agua dulce de la cuenca del Bajo Guadalquivir (sur de España), natural y transformado (arrozal). Los dos ecosistemas difieren en su hidroperiodo y en la diversidad de las presas. La diversidad de los recursos tróficos encontrados en los estómagos de las dos áreas, estuvo directamente relacionada con la diversidad de especies presentes en el campo, siendo significativamente más alta en la marisma natural. El índice de Herrera fue bajo en ambas zonas cuando se compara con el máximo teórico. P. clarkii se comporta como una especie generalista en esta zona y los cangrejos, individualmente, tienen preferencias alimenticias semejantes. Los elementos más frecuentes encontrados en los estómagos fueron, según su orden de abundancia, macrófitos, detritus y granos de sedimento. Sin embargo, en la marisma natural, las larvas de insectos constituyen una categoría muy importante en la dieta del cangrejo (frecuencia de aparición de más del 67%) que fluctúa con un marcado patrón estacional: consumen más presas animales en primavera que durante el invierno. P. clarkii selecciona positivamente larvas de insectos (efímeras y mosquitos), caracoles y microcrustáceos, excepto los ostrácodos. Realiza una selección negativa contra los oligoquetos que puede ser explicada por la capacidad de éstos para enterrarse en el sedimento y su difícil detección en los contenidos estomacales. El canibalismo tiene una mayor importancia en los arrozales como consecuencia de las alta densidades de las poblaciones de cangrejos que se desarrollan allí. Los adultos de P. clarkii explotan recursos de naturaleza animal de una manera más importante de lo que previamente se había registrado. La sobreestimación de la herbivoría y detritivoría en esta especie omnívora puede ser consecuencia de la desventaja metodológica que ofrece el empleo del análisis del contenido estomacal.","ISSN":"0011-216X","author":[{"family":"Alcorlo","given":"Paloma"},{"family":"Geiger","given":"Walter"},{"family":"Otero","given":"Marina"}],"issued":{"date-parts":[["2004"]]}}}],"schema":"https://github.com/citation-style-language/schema/raw/master/csl-citation.json"} </w:instrText>
      </w:r>
      <w:r w:rsidR="00912E4D" w:rsidRPr="00604735">
        <w:rPr>
          <w:lang w:val="en-US"/>
        </w:rPr>
        <w:fldChar w:fldCharType="separate"/>
      </w:r>
      <w:r w:rsidR="00912E4D" w:rsidRPr="00604735">
        <w:rPr>
          <w:rFonts w:cs="Times New Roman"/>
          <w:szCs w:val="24"/>
        </w:rPr>
        <w:t xml:space="preserve">(Correia, 2003; Alcorlo </w:t>
      </w:r>
      <w:r w:rsidR="00912E4D" w:rsidRPr="00604735">
        <w:rPr>
          <w:rFonts w:cs="Times New Roman"/>
          <w:i/>
          <w:iCs/>
          <w:szCs w:val="24"/>
        </w:rPr>
        <w:t>et al.</w:t>
      </w:r>
      <w:r w:rsidR="00912E4D" w:rsidRPr="00604735">
        <w:rPr>
          <w:rFonts w:cs="Times New Roman"/>
          <w:szCs w:val="24"/>
        </w:rPr>
        <w:t>, 2004)</w:t>
      </w:r>
      <w:r w:rsidR="00912E4D" w:rsidRPr="00604735">
        <w:rPr>
          <w:lang w:val="en-US"/>
        </w:rPr>
        <w:fldChar w:fldCharType="end"/>
      </w:r>
      <w:r w:rsidR="00912E4D" w:rsidRPr="00604735">
        <w:rPr>
          <w:lang w:val="en-US"/>
        </w:rPr>
        <w:t xml:space="preserve">. </w:t>
      </w:r>
      <w:r w:rsidR="008B72C9">
        <w:rPr>
          <w:lang w:val="en-US"/>
        </w:rPr>
        <w:t xml:space="preserve"> </w:t>
      </w:r>
      <w:r w:rsidR="008B72C9" w:rsidRPr="00082904">
        <w:rPr>
          <w:rFonts w:cstheme="minorHAnsi"/>
          <w:lang w:val="en-US"/>
        </w:rPr>
        <w:t>The low trophic position of tadpoles i</w:t>
      </w:r>
      <w:r w:rsidR="008B72C9">
        <w:rPr>
          <w:rFonts w:cstheme="minorHAnsi"/>
          <w:lang w:val="en-US"/>
        </w:rPr>
        <w:t xml:space="preserve">n most cases was concordant with the expectation that they essentially feed on particles of </w:t>
      </w:r>
      <w:r w:rsidR="008B72C9" w:rsidRPr="006A7723">
        <w:rPr>
          <w:lang w:val="en-US"/>
        </w:rPr>
        <w:t>algae, macrophytes and detritus</w:t>
      </w:r>
      <w:r w:rsidR="008B72C9">
        <w:rPr>
          <w:lang w:val="en-US"/>
        </w:rPr>
        <w:t xml:space="preserve"> </w:t>
      </w:r>
      <w:r w:rsidR="008B72C9">
        <w:rPr>
          <w:lang w:val="en-US"/>
        </w:rPr>
        <w:fldChar w:fldCharType="begin"/>
      </w:r>
      <w:r w:rsidR="00CD2EB3">
        <w:rPr>
          <w:lang w:val="en-US"/>
        </w:rPr>
        <w:instrText xml:space="preserve"> ADDIN ZOTERO_ITEM CSL_CITATION {"citationID":"At2YGEi1","properties":{"formattedCitation":"(Altig {\\i{}et al.}, 2007; Whiles and Altig, 2010; Arribas {\\i{}et al.}, 2015)","plainCitation":"(Altig et al., 2007; Whiles and Altig, 2010; Arribas et al., 2015)","noteIndex":0},"citationItems":[{"id":1874,"uris":["http://zotero.org/users/4941387/items/W4Y3QZGQ"],"uri":["http://zotero.org/users/4941387/items/W4Y3QZGQ"],"itemData":{"id":1874,"type":"article-journal","title":"What do tadpoles really eat? Assessing the trophic status of an understudied and imperiled group of consumers in freshwater habitats","container-title":"Freshwater Biology","page":"386-395","volume":"52","issue":"2","source":"CrossRef","ISSN":"0046-5070, 1365-2427","title-short":"What do tadpoles really eat?","language":"en","author":[{"family":"Altig","given":"Ronald"},{"family":"Whiles","given":"Matt R."},{"family":"Taylor","given":"Cindy L."}],"issued":{"date-parts":[["2007",2]]}}},{"id":1943,"uris":["http://zotero.org/users/4941387/items/89E32BFN"],"uri":["http://zotero.org/users/4941387/items/89E32BFN"],"itemData":{"id":1943,"type":"chapter","title":"Dietary assessments of larval amphibians","container-title":"Amphibian Ecology and Conservation: A Handbook of Techniques","publisher":"Oxford University Press","page":"71-86","source":"Google Books","ISBN":"978-0-19-954118-8","note":"Google-Books-ID: 5qcVDAAAQBAJ","language":"en","container-author":[{"family":"Dodd","given":"C. Kenneth"}],"author":[{"family":"Whiles","given":"M.R."},{"family":"Altig","given":"R."}],"issued":{"date-parts":[["2010"]]}}},{"id":2397,"uris":["http://zotero.org/users/4941387/items/UWE28TP3"],"uri":["http://zotero.org/users/4941387/items/UWE28TP3"],"itemData":{"id":2397,"type":"article-journal","title":"Stable isotopes reveal trophic partitioning and trophic plasticity of a larval amphibian guild","container-title":"PLOS ONE","page":"e0130897","volume":"10","issue":"6","source":"Crossref","DOI":"10.1371/journal.pone.0130897","ISSN":"1932-6203","language":"en","author":[{"family":"Arribas","given":"Rosa"},{"family":"Díaz-Paniagua","given":"Carmen"},{"family":"Caut","given":"Stephane"},{"family":"Gomez-Mestre","given":"Ivan"}],"editor":[{"family":"Gorokhova","given":"Elena"}],"issued":{"date-parts":[["2015",6,19]]}}}],"schema":"https://github.com/citation-style-language/schema/raw/master/csl-citation.json"} </w:instrText>
      </w:r>
      <w:r w:rsidR="008B72C9">
        <w:rPr>
          <w:lang w:val="en-US"/>
        </w:rPr>
        <w:fldChar w:fldCharType="separate"/>
      </w:r>
      <w:r w:rsidR="008B72C9" w:rsidRPr="00E33D1D">
        <w:rPr>
          <w:rFonts w:cs="Times New Roman"/>
          <w:szCs w:val="24"/>
        </w:rPr>
        <w:t xml:space="preserve">(Altig </w:t>
      </w:r>
      <w:r w:rsidR="008B72C9" w:rsidRPr="00E33D1D">
        <w:rPr>
          <w:rFonts w:cs="Times New Roman"/>
          <w:i/>
          <w:iCs/>
          <w:szCs w:val="24"/>
        </w:rPr>
        <w:t>et al.</w:t>
      </w:r>
      <w:r w:rsidR="008B72C9" w:rsidRPr="00E33D1D">
        <w:rPr>
          <w:rFonts w:cs="Times New Roman"/>
          <w:szCs w:val="24"/>
        </w:rPr>
        <w:t xml:space="preserve">, 2007; Whiles and Altig, 2010; Arribas </w:t>
      </w:r>
      <w:r w:rsidR="008B72C9" w:rsidRPr="00E33D1D">
        <w:rPr>
          <w:rFonts w:cs="Times New Roman"/>
          <w:i/>
          <w:iCs/>
          <w:szCs w:val="24"/>
        </w:rPr>
        <w:t>et al.</w:t>
      </w:r>
      <w:r w:rsidR="008B72C9" w:rsidRPr="00E33D1D">
        <w:rPr>
          <w:rFonts w:cs="Times New Roman"/>
          <w:szCs w:val="24"/>
        </w:rPr>
        <w:t>, 2015)</w:t>
      </w:r>
      <w:r w:rsidR="008B72C9">
        <w:rPr>
          <w:lang w:val="en-US"/>
        </w:rPr>
        <w:fldChar w:fldCharType="end"/>
      </w:r>
      <w:r w:rsidR="008B72C9">
        <w:rPr>
          <w:lang w:val="en-US"/>
        </w:rPr>
        <w:t xml:space="preserve">. The variable positions that European tree frogs took in some ponds could be due to an opportunistic feeding behavior, like scavenging, a diet which is known in some tadpole </w:t>
      </w:r>
      <w:r w:rsidR="008B72C9" w:rsidRPr="00DF6502">
        <w:rPr>
          <w:lang w:val="en-US"/>
        </w:rPr>
        <w:t xml:space="preserve">species </w:t>
      </w:r>
      <w:r w:rsidR="008B72C9" w:rsidRPr="00DF6502">
        <w:rPr>
          <w:lang w:val="en-US"/>
        </w:rPr>
        <w:fldChar w:fldCharType="begin"/>
      </w:r>
      <w:r w:rsidR="00CD2EB3">
        <w:rPr>
          <w:lang w:val="en-US"/>
        </w:rPr>
        <w:instrText xml:space="preserve"> ADDIN ZOTERO_ITEM CSL_CITATION {"citationID":"IKA7PdkB","properties":{"formattedCitation":"(Altig {\\i{}et al.}, 2007)","plainCitation":"(Altig et al., 2007)","noteIndex":0},"citationItems":[{"id":1874,"uris":["http://zotero.org/users/4941387/items/W4Y3QZGQ"],"uri":["http://zotero.org/users/4941387/items/W4Y3QZGQ"],"itemData":{"id":1874,"type":"article-journal","title":"What do tadpoles really eat? Assessing the trophic status of an understudied and imperiled group of consumers in freshwater habitats","container-title":"Freshwater Biology","page":"386-395","volume":"52","issue":"2","source":"CrossRef","ISSN":"0046-5070, 1365-2427","title-short":"What do tadpoles really eat?","language":"en","author":[{"family":"Altig","given":"Ronald"},{"family":"Whiles","given":"Matt R."},{"family":"Taylor","given":"Cindy L."}],"issued":{"date-parts":[["2007",2]]}}}],"schema":"https://github.com/citation-style-language/schema/raw/master/csl-citation.json"} </w:instrText>
      </w:r>
      <w:r w:rsidR="008B72C9" w:rsidRPr="00DF6502">
        <w:rPr>
          <w:lang w:val="en-US"/>
        </w:rPr>
        <w:fldChar w:fldCharType="separate"/>
      </w:r>
      <w:r w:rsidR="008B72C9" w:rsidRPr="00DF6502">
        <w:rPr>
          <w:rFonts w:cs="Times New Roman"/>
          <w:szCs w:val="24"/>
        </w:rPr>
        <w:t xml:space="preserve">(Altig </w:t>
      </w:r>
      <w:r w:rsidR="008B72C9" w:rsidRPr="00DF6502">
        <w:rPr>
          <w:rFonts w:cs="Times New Roman"/>
          <w:i/>
          <w:iCs/>
          <w:szCs w:val="24"/>
        </w:rPr>
        <w:t>et al.</w:t>
      </w:r>
      <w:r w:rsidR="008B72C9" w:rsidRPr="00DF6502">
        <w:rPr>
          <w:rFonts w:cs="Times New Roman"/>
          <w:szCs w:val="24"/>
        </w:rPr>
        <w:t>, 2007)</w:t>
      </w:r>
      <w:r w:rsidR="008B72C9" w:rsidRPr="00DF6502">
        <w:rPr>
          <w:lang w:val="en-US"/>
        </w:rPr>
        <w:fldChar w:fldCharType="end"/>
      </w:r>
      <w:r w:rsidR="008B72C9" w:rsidRPr="00DF6502">
        <w:rPr>
          <w:lang w:val="en-US"/>
        </w:rPr>
        <w:t>.</w:t>
      </w:r>
      <w:r w:rsidR="008B72C9">
        <w:rPr>
          <w:lang w:val="en-US"/>
        </w:rPr>
        <w:t xml:space="preserve"> The position of newt indicates that they feed on animal resources and this is concordant with the literature </w:t>
      </w:r>
      <w:r w:rsidR="008B72C9">
        <w:rPr>
          <w:lang w:val="en-US"/>
        </w:rPr>
        <w:fldChar w:fldCharType="begin"/>
      </w:r>
      <w:r w:rsidR="008B72C9">
        <w:rPr>
          <w:lang w:val="en-US"/>
        </w:rPr>
        <w:instrText xml:space="preserve"> ADDIN ZOTERO_ITEM CSL_CITATION {"citationID":"y6oIguEu","properties":{"formattedCitation":"(Fasola and Canova, 1992; Covaciu-Marcov, 2010)","plainCitation":"(Fasola and Canova, 1992; Covaciu-Marcov, 2010)","noteIndex":0},"citationItems":[{"id":2803,"uris":["http://zotero.org/users/4941387/items/4CX9LW3L"],"uri":["http://zotero.org/users/4941387/items/4CX9LW3L"],"itemData":{"id":2803,"type":"article-journal","title":"Feeding habits of &lt;i&gt;Triturus vulgaris, T. cristatus&lt;/i&gt; and &lt;i&gt;T. alpestris&lt;/i&gt; (Amphibia, Urodela) in the northern apennines (Italy)","container-title":"Bolletino di zoologia","page":"273-280","volume":"59","issue":"3","source":"Crossref","abstract":"Although the aquatic cycle of some newts spans the entire year with various life stages, newt diet had only been studied during single phases of the cycle. We analyzed the diet of the warty newt, alpine newt and smooth newt, living syntopically in the same pond, during all the life stages (larvae, juveniles, neotenics, adults) and throughout one entire annual cycle. Food samples were obtained by stomach-flushing 876 newts. The newts were found to exploit a large variety of prey, mainly aquatic insects (imagoes and larvae), and other aquatic invertebrates, together with small numbers of terrestrial Arthropoda that had fallen into the pond. The dietary similarity among species and life stages washigh. Although newts were able to exploit most of the range of available prey sizes, on average they selected prey size in relation to their own weight. The frequency of capture of some prey differed significantly between day and night. The six most frequent prey, equivalent to 83% of prey items, were captured with marked seasonal variations. Gastropoda, Collembola, Homoptera and Diptera were captured in relation to their cycles of availability in the pond, while the other variable prey were continuously available, and were probably exploited only when thefluctuating prey were absent. The patterns of dietary similarity among species and of seasonal and diel plasticity, indicate that newts areopportunistic anddo notselect specific prey taxa. Prey areselected on thebasis of size, although all newts may catch a wide range of prey, with some limitations for large items. In newts, as in the other Urodela, food size is more important than type in thepartitioning of feeding resources.","DOI":"10.1080/11250009209386682","ISSN":"0373-4137","language":"en","author":[{"family":"Fasola","given":"Mauro"},{"family":"Canova","given":"Luca"}],"issued":{"date-parts":[["1992",1]]}}},{"id":2807,"uris":["http://zotero.org/users/4941387/items/3EPDB23L"],"uri":["http://zotero.org/users/4941387/items/3EPDB23L"],"itemData":{"id":2807,"type":"article-journal","title":"Feeding of three syntopic newt species (Triturus cristatus, Mesotriton alpestris and Lissotriton vulgaris) from Western Romania","container-title":"North-Western Journal of Zoology","page":"95-108","volume":"6","issue":"1","source":"Zotero","abstract":"The feeding of three newt species from western Romania is different in the aquatic period regarding both the composition and the time needed. Thus, Mesotriton alpestris spends shorter time in the water compared to Triturus cristatus and Lissotriton vulgaris, having the weakest feeding habit in this environment. This is probably a consequence of its relationship with mountainous and harsher climate areas that shortens its aquatic environment period, which also affects the species in a lower altitude habitat. The difference in the food of the three species results from their different sizes and hunting territories. L. vulgaris mainly hunts near puddle banks, in areas with lower and warmer water and the other two species hunt near the bottom, in the deeper areas. The crested newts have the longest aquatic period and the highest affiliation for hunting in this habitat. This species consumes larger sized preys while the common newts consume numerous reduced sized preys, having an intensive feeding and high food diversity. Meanwhile, differences between the food ingested by male and female individuals are not significant in any newt species.","language":"en","author":[{"family":"Covaciu-Marcov","given":"S D"}],"issued":{"date-parts":[["2010"]]}}}],"schema":"https://github.com/citation-style-language/schema/raw/master/csl-citation.json"} </w:instrText>
      </w:r>
      <w:r w:rsidR="008B72C9">
        <w:rPr>
          <w:lang w:val="en-US"/>
        </w:rPr>
        <w:fldChar w:fldCharType="separate"/>
      </w:r>
      <w:r w:rsidR="008B72C9" w:rsidRPr="00E33D1D">
        <w:rPr>
          <w:rFonts w:cs="Times New Roman"/>
        </w:rPr>
        <w:t>(Fasola and Canova, 1992; Covaciu-Marcov, 2010)</w:t>
      </w:r>
      <w:r w:rsidR="008B72C9">
        <w:rPr>
          <w:lang w:val="en-US"/>
        </w:rPr>
        <w:fldChar w:fldCharType="end"/>
      </w:r>
      <w:r w:rsidR="008B72C9">
        <w:rPr>
          <w:lang w:val="en-US"/>
        </w:rPr>
        <w:t xml:space="preserve">. </w:t>
      </w:r>
      <w:r w:rsidR="008B72C9">
        <w:rPr>
          <w:lang w:val="en-US"/>
        </w:rPr>
        <w:lastRenderedPageBreak/>
        <w:t xml:space="preserve">Newts often had the highest mean </w:t>
      </w:r>
      <w:r w:rsidR="008B72C9">
        <w:rPr>
          <w:rFonts w:cs="Times New Roman"/>
          <w:lang w:val="en-US"/>
        </w:rPr>
        <w:t>δ</w:t>
      </w:r>
      <w:r w:rsidR="008B72C9" w:rsidRPr="00E33D1D">
        <w:rPr>
          <w:rFonts w:cs="Times New Roman"/>
          <w:vertAlign w:val="superscript"/>
          <w:lang w:val="en-US"/>
        </w:rPr>
        <w:t>13</w:t>
      </w:r>
      <w:r w:rsidR="008B72C9">
        <w:rPr>
          <w:rFonts w:cs="Times New Roman"/>
          <w:lang w:val="en-US"/>
        </w:rPr>
        <w:t xml:space="preserve">Ccor within food webs. Opportunistic feeding on terrestrial insects falling into the water is known in newts </w:t>
      </w:r>
      <w:r w:rsidR="008B72C9">
        <w:rPr>
          <w:rFonts w:cs="Times New Roman"/>
          <w:lang w:val="en-US"/>
        </w:rPr>
        <w:fldChar w:fldCharType="begin"/>
      </w:r>
      <w:r w:rsidR="008B72C9">
        <w:rPr>
          <w:rFonts w:cs="Times New Roman"/>
          <w:lang w:val="en-US"/>
        </w:rPr>
        <w:instrText xml:space="preserve"> ADDIN ZOTERO_ITEM CSL_CITATION {"citationID":"s4HgOVBF","properties":{"formattedCitation":"(Fasola and Canova, 1992; Covaciu-Marcov, 2010)","plainCitation":"(Fasola and Canova, 1992; Covaciu-Marcov, 2010)","noteIndex":0},"citationItems":[{"id":2803,"uris":["http://zotero.org/users/4941387/items/4CX9LW3L"],"uri":["http://zotero.org/users/4941387/items/4CX9LW3L"],"itemData":{"id":2803,"type":"article-journal","title":"Feeding habits of &lt;i&gt;Triturus vulgaris, T. cristatus&lt;/i&gt; and &lt;i&gt;T. alpestris&lt;/i&gt; (Amphibia, Urodela) in the northern apennines (Italy)","container-title":"Bolletino di zoologia","page":"273-280","volume":"59","issue":"3","source":"Crossref","abstract":"Although the aquatic cycle of some newts spans the entire year with various life stages, newt diet had only been studied during single phases of the cycle. We analyzed the diet of the warty newt, alpine newt and smooth newt, living syntopically in the same pond, during all the life stages (larvae, juveniles, neotenics, adults) and throughout one entire annual cycle. Food samples were obtained by stomach-flushing 876 newts. The newts were found to exploit a large variety of prey, mainly aquatic insects (imagoes and larvae), and other aquatic invertebrates, together with small numbers of terrestrial Arthropoda that had fallen into the pond. The dietary similarity among species and life stages washigh. Although newts were able to exploit most of the range of available prey sizes, on average they selected prey size in relation to their own weight. The frequency of capture of some prey differed significantly between day and night. The six most frequent prey, equivalent to 83% of prey items, were captured with marked seasonal variations. Gastropoda, Collembola, Homoptera and Diptera were captured in relation to their cycles of availability in the pond, while the other variable prey were continuously available, and were probably exploited only when thefluctuating prey were absent. The patterns of dietary similarity among species and of seasonal and diel plasticity, indicate that newts areopportunistic anddo notselect specific prey taxa. Prey areselected on thebasis of size, although all newts may catch a wide range of prey, with some limitations for large items. In newts, as in the other Urodela, food size is more important than type in thepartitioning of feeding resources.","DOI":"10.1080/11250009209386682","ISSN":"0373-4137","language":"en","author":[{"family":"Fasola","given":"Mauro"},{"family":"Canova","given":"Luca"}],"issued":{"date-parts":[["1992",1]]}}},{"id":2807,"uris":["http://zotero.org/users/4941387/items/3EPDB23L"],"uri":["http://zotero.org/users/4941387/items/3EPDB23L"],"itemData":{"id":2807,"type":"article-journal","title":"Feeding of three syntopic newt species (Triturus cristatus, Mesotriton alpestris and Lissotriton vulgaris) from Western Romania","container-title":"North-Western Journal of Zoology","page":"95-108","volume":"6","issue":"1","source":"Zotero","abstract":"The feeding of three newt species from western Romania is different in the aquatic period regarding both the composition and the time needed. Thus, Mesotriton alpestris spends shorter time in the water compared to Triturus cristatus and Lissotriton vulgaris, having the weakest feeding habit in this environment. This is probably a consequence of its relationship with mountainous and harsher climate areas that shortens its aquatic environment period, which also affects the species in a lower altitude habitat. The difference in the food of the three species results from their different sizes and hunting territories. L. vulgaris mainly hunts near puddle banks, in areas with lower and warmer water and the other two species hunt near the bottom, in the deeper areas. The crested newts have the longest aquatic period and the highest affiliation for hunting in this habitat. This species consumes larger sized preys while the common newts consume numerous reduced sized preys, having an intensive feeding and high food diversity. Meanwhile, differences between the food ingested by male and female individuals are not significant in any newt species.","language":"en","author":[{"family":"Covaciu-Marcov","given":"S D"}],"issued":{"date-parts":[["2010"]]}}}],"schema":"https://github.com/citation-style-language/schema/raw/master/csl-citation.json"} </w:instrText>
      </w:r>
      <w:r w:rsidR="008B72C9">
        <w:rPr>
          <w:rFonts w:cs="Times New Roman"/>
          <w:lang w:val="en-US"/>
        </w:rPr>
        <w:fldChar w:fldCharType="separate"/>
      </w:r>
      <w:r w:rsidR="008B72C9" w:rsidRPr="002438FD">
        <w:rPr>
          <w:rFonts w:cs="Times New Roman"/>
        </w:rPr>
        <w:t>(Fasola and Canova, 1992; Covaciu-Marcov, 2010)</w:t>
      </w:r>
      <w:r w:rsidR="008B72C9">
        <w:rPr>
          <w:rFonts w:cs="Times New Roman"/>
          <w:lang w:val="en-US"/>
        </w:rPr>
        <w:fldChar w:fldCharType="end"/>
      </w:r>
      <w:r w:rsidR="008B72C9">
        <w:rPr>
          <w:lang w:val="en-US"/>
        </w:rPr>
        <w:t xml:space="preserve"> and would typically result in mixed aquatic-terrestrial signatures shifted away from the isotopic ratios of the aquatic community.</w:t>
      </w:r>
    </w:p>
    <w:p w14:paraId="35248FDB" w14:textId="24BEDEC6" w:rsidR="00302650" w:rsidRDefault="00302650" w:rsidP="00302650">
      <w:pPr>
        <w:rPr>
          <w:lang w:val="en-US"/>
        </w:rPr>
      </w:pPr>
      <w:r>
        <w:rPr>
          <w:rFonts w:cstheme="minorHAnsi"/>
          <w:lang w:val="en-US"/>
        </w:rPr>
        <w:t>A</w:t>
      </w:r>
      <w:r w:rsidRPr="00604735">
        <w:rPr>
          <w:lang w:val="en-US"/>
        </w:rPr>
        <w:t xml:space="preserve"> significant ontogenetic change in the diet of crayfish </w:t>
      </w:r>
      <w:r>
        <w:rPr>
          <w:lang w:val="en-US"/>
        </w:rPr>
        <w:t>was evidenced in all ponds but one,</w:t>
      </w:r>
      <w:r w:rsidRPr="00604735">
        <w:rPr>
          <w:lang w:val="en-US"/>
        </w:rPr>
        <w:t xml:space="preserve"> and confirms to some extent </w:t>
      </w:r>
      <w:r>
        <w:rPr>
          <w:lang w:val="en-US"/>
        </w:rPr>
        <w:t>the suggestion made</w:t>
      </w:r>
      <w:r w:rsidRPr="00604735">
        <w:rPr>
          <w:lang w:val="en-US"/>
        </w:rPr>
        <w:t xml:space="preserve"> from other studies </w:t>
      </w:r>
      <w:r w:rsidRPr="00604735">
        <w:rPr>
          <w:lang w:val="en-US"/>
        </w:rPr>
        <w:fldChar w:fldCharType="begin"/>
      </w:r>
      <w:r w:rsidR="00CD2EB3">
        <w:rPr>
          <w:lang w:val="en-US"/>
        </w:rPr>
        <w:instrText xml:space="preserve"> ADDIN ZOTERO_ITEM CSL_CITATION {"citationID":"FhGGHBp7","properties":{"formattedCitation":"(Correia, 2002; Alcorlo {\\i{}et al.}, 2004)","plainCitation":"(Correia, 2002; Alcorlo et al., 2004)","noteIndex":0},"citationItems":[{"id":2479,"uris":["http://zotero.org/users/4941387/items/WNDJU83P"],"uri":["http://zotero.org/users/4941387/items/WNDJU83P"],"itemData":{"id":2479,"type":"article-journal","title":"Niche breadth and trophic diversity: feeding behaviour of the red swamp crayfish (&lt;i&gt;Procambarus clarkii&lt;/i&gt;) towards environmental availability of aquatic macroinvertebrates in a rice field (Portugal)","container-title":"Acta Oecologica","page":"421–429","volume":"23","issue":"6","source":"Google Scholar","title-short":"Niche breadth and trophic diversity","author":[{"family":"Correia","given":"Alexandra Marçal"}],"issued":{"date-parts":[["2002"]]}}},{"id":2496,"uris":["http://zotero.org/users/4941387/items/AKLGD7AT"],"uri":["http://zotero.org/users/4941387/items/AKLGD7AT"],"itemData":{"id":2496,"type":"article-journal","title":"Feeding Preferences and Food Selection of the Red Swamp Crayfish, Procambarus clarkii, in Habitats Differing in Food Item Diversity","container-title":"Crustaceana","page":"435-453","volume":"77","issue":"4","source":"JSTOR","abstract":"We compared the dietary composition, feeding preferences, and food selection of the introduced crayfish, Procambarus clarkii in a natural and a transformed freshwater marsh (rice field) in the lower Guadalquivir basin (southern Spain). Both habitats differed in hydroperiod and food item diversity. Food item diversity in crayfish stomachs is correlated with prey availability, which is significantly higher in the natural marsh. Herrera's index was low in both areas if compared with the theoretical maximum. P. clarkii behaves like a generalist in this area and individual crayfish have very similar feeding preferences. The most frequent items in the stomach were fresh macrophytes, detritus, and sediment grains. However, especially in the untransformed marsh, insect larvae formed an important part of the crayfish's diet, up to 67% by occurrence, with a marked seasonal pattern: crayfish in this area consumed significantly more animal prey in spring than in winter. P. clarkii positively selects for insect larvae (mayflies, chironomids), snails, and microcrustaceans except ostracodes. Negative selection against oligochaetes is explained by their burrowing behaviour and the difficulty to detect them in the stomachs. Cannibalism is stronger in the rice fields as a consequence of high crayfish densities. Animal food for adult P. clarkii is shown to be more important than previously reported. Overestimation of herbivory and detrivory in this omnivorous species might be due to serious methodological drawbacks associated with stomach content analyses. /// Presentamos una comparación de la composición de la dieta, las preferencias alimenticias y selección de los recursos tróficos utilizados por el cangrejo introducido, Procambarus clarkii, en dos ambientes diferentes de marisma de agua dulce de la cuenca del Bajo Guadalquivir (sur de España), natural y transformado (arrozal). Los dos ecosistemas difieren en su hidroperiodo y en la diversidad de las presas. La diversidad de los recursos tróficos encontrados en los estómagos de las dos áreas, estuvo directamente relacionada con la diversidad de especies presentes en el campo, siendo significativamente más alta en la marisma natural. El índice de Herrera fue bajo en ambas zonas cuando se compara con el máximo teórico. P. clarkii se comporta como una especie generalista en esta zona y los cangrejos, individualmente, tienen preferencias alimenticias semejantes. Los elementos más frecuentes encontrados en los estómagos fueron, según su orden de abundancia, macrófitos, detritus y granos de sedimento. Sin embargo, en la marisma natural, las larvas de insectos constituyen una categoría muy importante en la dieta del cangrejo (frecuencia de aparición de más del 67%) que fluctúa con un marcado patrón estacional: consumen más presas animales en primavera que durante el invierno. P. clarkii selecciona positivamente larvas de insectos (efímeras y mosquitos), caracoles y microcrustáceos, excepto los ostrácodos. Realiza una selección negativa contra los oligoquetos que puede ser explicada por la capacidad de éstos para enterrarse en el sedimento y su difícil detección en los contenidos estomacales. El canibalismo tiene una mayor importancia en los arrozales como consecuencia de las alta densidades de las poblaciones de cangrejos que se desarrollan allí. Los adultos de P. clarkii explotan recursos de naturaleza animal de una manera más importante de lo que previamente se había registrado. La sobreestimación de la herbivoría y detritivoría en esta especie omnívora puede ser consecuencia de la desventaja metodológica que ofrece el empleo del análisis del contenido estomacal.","ISSN":"0011-216X","author":[{"family":"Alcorlo","given":"Paloma"},{"family":"Geiger","given":"Walter"},{"family":"Otero","given":"Marina"}],"issued":{"date-parts":[["2004"]]}}}],"schema":"https://github.com/citation-style-language/schema/raw/master/csl-citation.json"} </w:instrText>
      </w:r>
      <w:r w:rsidRPr="00604735">
        <w:rPr>
          <w:lang w:val="en-US"/>
        </w:rPr>
        <w:fldChar w:fldCharType="separate"/>
      </w:r>
      <w:r w:rsidRPr="00604735">
        <w:rPr>
          <w:rFonts w:cs="Times New Roman"/>
          <w:szCs w:val="24"/>
          <w:lang w:val="en-US"/>
        </w:rPr>
        <w:t xml:space="preserve">(Correia, 2002; Alcorlo </w:t>
      </w:r>
      <w:r w:rsidRPr="00604735">
        <w:rPr>
          <w:rFonts w:cs="Times New Roman"/>
          <w:i/>
          <w:iCs/>
          <w:szCs w:val="24"/>
          <w:lang w:val="en-US"/>
        </w:rPr>
        <w:t>et al.</w:t>
      </w:r>
      <w:r w:rsidRPr="00604735">
        <w:rPr>
          <w:rFonts w:cs="Times New Roman"/>
          <w:szCs w:val="24"/>
          <w:lang w:val="en-US"/>
        </w:rPr>
        <w:t>, 2004)</w:t>
      </w:r>
      <w:r w:rsidRPr="00604735">
        <w:rPr>
          <w:lang w:val="en-US"/>
        </w:rPr>
        <w:fldChar w:fldCharType="end"/>
      </w:r>
      <w:r w:rsidRPr="00604735">
        <w:rPr>
          <w:lang w:val="en-US"/>
        </w:rPr>
        <w:t>. The differentiation between juvenile and adult crayfish</w:t>
      </w:r>
      <w:r>
        <w:rPr>
          <w:lang w:val="en-US"/>
        </w:rPr>
        <w:t xml:space="preserve"> </w:t>
      </w:r>
      <w:r w:rsidRPr="00604735">
        <w:rPr>
          <w:lang w:val="en-US"/>
        </w:rPr>
        <w:t>could</w:t>
      </w:r>
      <w:r>
        <w:rPr>
          <w:lang w:val="en-US"/>
        </w:rPr>
        <w:t xml:space="preserve"> lead the two stages to</w:t>
      </w:r>
      <w:r w:rsidRPr="00604735">
        <w:rPr>
          <w:lang w:val="en-US"/>
        </w:rPr>
        <w:t xml:space="preserve"> differently affect food webs.</w:t>
      </w:r>
      <w:r>
        <w:rPr>
          <w:lang w:val="en-US"/>
        </w:rPr>
        <w:t xml:space="preserve"> Also a form of trophic partitioning between </w:t>
      </w:r>
      <w:proofErr w:type="spellStart"/>
      <w:r>
        <w:rPr>
          <w:lang w:val="en-US"/>
        </w:rPr>
        <w:t>juv</w:t>
      </w:r>
      <w:proofErr w:type="spellEnd"/>
      <w:r>
        <w:rPr>
          <w:lang w:val="en-US"/>
        </w:rPr>
        <w:t xml:space="preserve"> and ad. Ontogenetic continuum in resource use</w:t>
      </w:r>
    </w:p>
    <w:p w14:paraId="3EED6ABC" w14:textId="2776E218" w:rsidR="00302650" w:rsidRDefault="00302650" w:rsidP="00302650">
      <w:pPr>
        <w:rPr>
          <w:lang w:val="en-US"/>
        </w:rPr>
      </w:pPr>
      <w:proofErr w:type="spellStart"/>
      <w:r>
        <w:rPr>
          <w:lang w:val="en-US"/>
        </w:rPr>
        <w:t>Alcorlo</w:t>
      </w:r>
      <w:proofErr w:type="spellEnd"/>
      <w:r>
        <w:rPr>
          <w:lang w:val="en-US"/>
        </w:rPr>
        <w:t xml:space="preserve"> et </w:t>
      </w:r>
      <w:proofErr w:type="spellStart"/>
      <w:r>
        <w:rPr>
          <w:lang w:val="en-US"/>
        </w:rPr>
        <w:t>Baltanas</w:t>
      </w:r>
      <w:proofErr w:type="spellEnd"/>
      <w:r>
        <w:rPr>
          <w:lang w:val="en-US"/>
        </w:rPr>
        <w:t>, no ontogenetic change; Trophic continuum rather than trophic levels;</w:t>
      </w:r>
    </w:p>
    <w:p w14:paraId="2B559BB4" w14:textId="7EE72784" w:rsidR="00913D3B" w:rsidRDefault="00BD7DB9" w:rsidP="00913D3B">
      <w:pPr>
        <w:pStyle w:val="Titre2"/>
        <w:rPr>
          <w:lang w:val="en-US"/>
        </w:rPr>
      </w:pPr>
      <w:r>
        <w:rPr>
          <w:lang w:val="en-US"/>
        </w:rPr>
        <w:t>The invasive c</w:t>
      </w:r>
      <w:r w:rsidR="000E780A">
        <w:rPr>
          <w:lang w:val="en-US"/>
        </w:rPr>
        <w:t xml:space="preserve">rayfish </w:t>
      </w:r>
      <w:r w:rsidR="008F2706">
        <w:rPr>
          <w:lang w:val="en-US"/>
        </w:rPr>
        <w:t xml:space="preserve">associated to smaller, but not shifted </w:t>
      </w:r>
      <w:r w:rsidR="00C3169E">
        <w:rPr>
          <w:lang w:val="en-US"/>
        </w:rPr>
        <w:t xml:space="preserve">amphibian </w:t>
      </w:r>
      <w:r w:rsidR="008F2706">
        <w:rPr>
          <w:lang w:val="en-US"/>
        </w:rPr>
        <w:t>niches</w:t>
      </w:r>
    </w:p>
    <w:p w14:paraId="67E92666" w14:textId="00283287" w:rsidR="006F5E29" w:rsidRDefault="00974F3A" w:rsidP="006F5E29">
      <w:pPr>
        <w:rPr>
          <w:rFonts w:cstheme="minorHAnsi"/>
          <w:lang w:val="en-US"/>
        </w:rPr>
      </w:pPr>
      <w:r>
        <w:rPr>
          <w:rFonts w:cstheme="minorHAnsi"/>
          <w:lang w:val="en-US"/>
        </w:rPr>
        <w:t>F</w:t>
      </w:r>
      <w:r w:rsidR="006F5E29">
        <w:rPr>
          <w:rFonts w:cstheme="minorHAnsi"/>
          <w:lang w:val="en-US"/>
        </w:rPr>
        <w:t xml:space="preserve">rom an isotopic point of view, crayfish presence </w:t>
      </w:r>
      <w:r w:rsidR="00F22BFC">
        <w:rPr>
          <w:rFonts w:cstheme="minorHAnsi"/>
          <w:lang w:val="en-US"/>
        </w:rPr>
        <w:t xml:space="preserve">… </w:t>
      </w:r>
      <w:r w:rsidR="006F5E29">
        <w:rPr>
          <w:rFonts w:cstheme="minorHAnsi"/>
          <w:lang w:val="en-US"/>
        </w:rPr>
        <w:t xml:space="preserve">We speculate that if these associations reflect a causal mechanism, amphibians </w:t>
      </w:r>
      <w:r w:rsidR="00F22BFC">
        <w:rPr>
          <w:rFonts w:cstheme="minorHAnsi"/>
          <w:lang w:val="en-US"/>
        </w:rPr>
        <w:t>de</w:t>
      </w:r>
      <w:r w:rsidR="006F5E29">
        <w:rPr>
          <w:rFonts w:cstheme="minorHAnsi"/>
          <w:lang w:val="en-US"/>
        </w:rPr>
        <w:t xml:space="preserve">crease their range of resource used (niche breadth) in </w:t>
      </w:r>
      <w:r w:rsidR="00F22BFC">
        <w:rPr>
          <w:rFonts w:cstheme="minorHAnsi"/>
          <w:lang w:val="en-US"/>
        </w:rPr>
        <w:t>invaded</w:t>
      </w:r>
      <w:r w:rsidR="006F5E29">
        <w:rPr>
          <w:rFonts w:cstheme="minorHAnsi"/>
          <w:lang w:val="en-US"/>
        </w:rPr>
        <w:t xml:space="preserve"> ponds </w:t>
      </w:r>
      <w:r w:rsidR="00F22BFC">
        <w:rPr>
          <w:rFonts w:cstheme="minorHAnsi"/>
          <w:lang w:val="en-US"/>
        </w:rPr>
        <w:t xml:space="preserve">because of… </w:t>
      </w:r>
      <w:r w:rsidR="006F5E29">
        <w:rPr>
          <w:rFonts w:cstheme="minorHAnsi"/>
          <w:lang w:val="en-US"/>
        </w:rPr>
        <w:t>(hypothesis of niche</w:t>
      </w:r>
      <w:r w:rsidR="00F22BFC">
        <w:rPr>
          <w:rFonts w:cstheme="minorHAnsi"/>
          <w:lang w:val="en-US"/>
        </w:rPr>
        <w:t xml:space="preserve"> </w:t>
      </w:r>
      <w:r w:rsidR="00EA5A43">
        <w:rPr>
          <w:rFonts w:cstheme="minorHAnsi"/>
          <w:lang w:val="en-US"/>
        </w:rPr>
        <w:t>reduction</w:t>
      </w:r>
      <w:r w:rsidR="006F5E29">
        <w:rPr>
          <w:rFonts w:cstheme="minorHAnsi"/>
          <w:lang w:val="en-US"/>
        </w:rPr>
        <w:t xml:space="preserve">). This effect would however be </w:t>
      </w:r>
      <w:r w:rsidR="00BA108C">
        <w:rPr>
          <w:rFonts w:cstheme="minorHAnsi"/>
          <w:lang w:val="en-US"/>
        </w:rPr>
        <w:t>linked to …</w:t>
      </w:r>
    </w:p>
    <w:p w14:paraId="68AFB471" w14:textId="1740F03A" w:rsidR="00F33643" w:rsidRDefault="00F33643" w:rsidP="004B67D8">
      <w:pPr>
        <w:rPr>
          <w:rFonts w:cstheme="minorHAnsi"/>
          <w:lang w:val="en-US"/>
        </w:rPr>
      </w:pPr>
      <w:r>
        <w:rPr>
          <w:lang w:val="en-US"/>
        </w:rPr>
        <w:t>the results presented here are statistical correlations between observed richness and environmental variables. If it is assumed that these reflect causal relationships, then they provide support for some of the existing management recommendations, but not for others</w:t>
      </w:r>
    </w:p>
    <w:p w14:paraId="507B3D3D" w14:textId="4B64F6F9" w:rsidR="00974F3A" w:rsidRDefault="00974F3A" w:rsidP="00974F3A">
      <w:pPr>
        <w:rPr>
          <w:lang w:val="en-US"/>
        </w:rPr>
      </w:pPr>
      <w:r>
        <w:rPr>
          <w:lang w:val="en-US"/>
        </w:rPr>
        <w:t xml:space="preserve">We initially hypothesized that the effect size of crayfish effects on amphibian niches would be correlated with </w:t>
      </w:r>
      <w:r w:rsidR="00907171">
        <w:rPr>
          <w:lang w:val="en-US"/>
        </w:rPr>
        <w:t>crayfish</w:t>
      </w:r>
      <w:r>
        <w:rPr>
          <w:lang w:val="en-US"/>
        </w:rPr>
        <w:t xml:space="preserve"> abundance</w:t>
      </w:r>
      <w:r w:rsidR="00907171">
        <w:rPr>
          <w:lang w:val="en-US"/>
        </w:rPr>
        <w:t xml:space="preserve"> more than crayfish pr</w:t>
      </w:r>
      <w:r w:rsidR="00A10A02">
        <w:rPr>
          <w:lang w:val="en-US"/>
        </w:rPr>
        <w:t>e</w:t>
      </w:r>
      <w:r w:rsidR="00907171">
        <w:rPr>
          <w:lang w:val="en-US"/>
        </w:rPr>
        <w:t>sence</w:t>
      </w:r>
      <w:r>
        <w:rPr>
          <w:lang w:val="en-US"/>
        </w:rPr>
        <w:t>, especially because crayfish was present at low densities (&lt; 1 ind./trap/24h) in</w:t>
      </w:r>
      <w:r w:rsidR="002C550B">
        <w:rPr>
          <w:lang w:val="en-US"/>
        </w:rPr>
        <w:t xml:space="preserve"> XX</w:t>
      </w:r>
      <w:r w:rsidR="00624F3A">
        <w:rPr>
          <w:lang w:val="en-US"/>
        </w:rPr>
        <w:t>/XX</w:t>
      </w:r>
      <w:r>
        <w:rPr>
          <w:lang w:val="en-US"/>
        </w:rPr>
        <w:t xml:space="preserve"> invaded ponds</w:t>
      </w:r>
      <w:r w:rsidR="00A70961">
        <w:rPr>
          <w:lang w:val="en-US"/>
        </w:rPr>
        <w:t xml:space="preserve"> (see Bradley et al. 2019 PNAS)</w:t>
      </w:r>
      <w:r>
        <w:rPr>
          <w:lang w:val="en-US"/>
        </w:rPr>
        <w:t>. However, n</w:t>
      </w:r>
      <w:r w:rsidRPr="0072014C">
        <w:rPr>
          <w:lang w:val="en-US"/>
        </w:rPr>
        <w:t>iche metrics actually better</w:t>
      </w:r>
      <w:r>
        <w:rPr>
          <w:lang w:val="en-US"/>
        </w:rPr>
        <w:t xml:space="preserve"> </w:t>
      </w:r>
      <w:r w:rsidRPr="0072014C">
        <w:rPr>
          <w:lang w:val="en-US"/>
        </w:rPr>
        <w:t>respond</w:t>
      </w:r>
      <w:r>
        <w:rPr>
          <w:lang w:val="en-US"/>
        </w:rPr>
        <w:t>ed</w:t>
      </w:r>
      <w:r w:rsidRPr="0072014C">
        <w:rPr>
          <w:lang w:val="en-US"/>
        </w:rPr>
        <w:t xml:space="preserve"> to crayfish presence/absence rather than </w:t>
      </w:r>
      <w:r>
        <w:rPr>
          <w:lang w:val="en-US"/>
        </w:rPr>
        <w:t xml:space="preserve">to crayfish abundance. This was due to </w:t>
      </w:r>
      <w:r w:rsidRPr="0072014C">
        <w:rPr>
          <w:lang w:val="en-US"/>
        </w:rPr>
        <w:t>a higher variance in niche metrics in populations of uninvaded ponds as compared to those of populations of invade</w:t>
      </w:r>
      <w:r>
        <w:rPr>
          <w:lang w:val="en-US"/>
        </w:rPr>
        <w:t xml:space="preserve">d ponds, because of the interaction with pond restoration. </w:t>
      </w:r>
    </w:p>
    <w:p w14:paraId="7672F4A3" w14:textId="77777777" w:rsidR="006F5E29" w:rsidRDefault="006F5E29" w:rsidP="006F5E29">
      <w:pPr>
        <w:rPr>
          <w:lang w:val="en-US"/>
        </w:rPr>
      </w:pPr>
      <w:r>
        <w:rPr>
          <w:lang w:val="en-US"/>
        </w:rPr>
        <w:lastRenderedPageBreak/>
        <w:t xml:space="preserve">Higher niche sizes or higher interindividual variability in isotopic signatures indicates a species that is more plastic in its resource use. It can be an advantage in very unpredictable ecosystems like ponds (insurance phenomenon). </w:t>
      </w:r>
    </w:p>
    <w:p w14:paraId="677A97C4" w14:textId="77777777" w:rsidR="001D36BA" w:rsidRDefault="001D36BA" w:rsidP="001D36BA">
      <w:pPr>
        <w:rPr>
          <w:lang w:val="en-US"/>
        </w:rPr>
      </w:pPr>
      <w:r>
        <w:rPr>
          <w:lang w:val="en-US"/>
        </w:rPr>
        <w:t>It is important to note that the inverse correlation between crayfish presence and aquatic vegetation cover or canopy cover was probably not causal, since it does not hold at the scale of the whole study area (see Bélouard et al. 2018b and Tréguier et al. 2018).</w:t>
      </w:r>
    </w:p>
    <w:p w14:paraId="00BC8938" w14:textId="42FDB375" w:rsidR="005D7DEC" w:rsidRDefault="00912E4D" w:rsidP="005D7DEC">
      <w:pPr>
        <w:rPr>
          <w:lang w:val="en-US"/>
        </w:rPr>
      </w:pPr>
      <w:r>
        <w:rPr>
          <w:rFonts w:cstheme="minorHAnsi"/>
          <w:lang w:val="en-US"/>
        </w:rPr>
        <w:t>A</w:t>
      </w:r>
      <w:r w:rsidR="005D7DEC">
        <w:rPr>
          <w:rFonts w:cstheme="minorHAnsi"/>
          <w:lang w:val="en-US"/>
        </w:rPr>
        <w:t xml:space="preserve">nti-predatory behavior: the predation of crayfish could induce anti-predatory strategies in tadpoles that modify their diet </w:t>
      </w:r>
      <w:r w:rsidR="005D7DEC">
        <w:rPr>
          <w:rFonts w:cstheme="minorHAnsi"/>
          <w:lang w:val="en-US"/>
        </w:rPr>
        <w:fldChar w:fldCharType="begin"/>
      </w:r>
      <w:r w:rsidR="00CD2EB3">
        <w:rPr>
          <w:rFonts w:cstheme="minorHAnsi"/>
          <w:lang w:val="en-US"/>
        </w:rPr>
        <w:instrText xml:space="preserve"> ADDIN ZOTERO_ITEM CSL_CITATION {"citationID":"O3tBGzKY","properties":{"formattedCitation":"(see the behavioral response of tadpoles to crayfish in Nunes {\\i{}et al.}, 2013; Polo-Cavia and Gomez\\uc0\\u8208{}Mestre, 2014)","plainCitation":"(see the behavioral response of tadpoles to crayfish in Nunes et al., 2013; Polo-Cavia and Gomez</w:instrText>
      </w:r>
      <w:r w:rsidR="00CD2EB3">
        <w:rPr>
          <w:rFonts w:ascii="Cambria Math" w:hAnsi="Cambria Math" w:cs="Cambria Math"/>
          <w:lang w:val="en-US"/>
        </w:rPr>
        <w:instrText>‐</w:instrText>
      </w:r>
      <w:r w:rsidR="00CD2EB3">
        <w:rPr>
          <w:rFonts w:cstheme="minorHAnsi"/>
          <w:lang w:val="en-US"/>
        </w:rPr>
        <w:instrText>Mestre, 2014)","noteIndex":0},"citationItems":[{"id":745,"uris":["http://zotero.org/users/4941387/items/H3P9AAJW"],"uri":["http://zotero.org/users/4941387/items/H3P9AAJW"],"itemData":{"id":745,"type":"article-journal","title":"Do anuran larvae respond behaviourally to chemical cues from an invasive crayfish predator? A community-wide study","container-title":"Oecologia","page":"115-127","volume":"171","issue":"1","source":"CrossRef","language":"en","author":[{"family":"Nunes","given":"Ana L."},{"family":"Richter-Boix","given":"Alex"},{"family":"Laurila","given":"Anssi"},{"family":"Rebelo","given":"Rui"}],"issued":{"date-parts":[["2013",1]]}},"prefix":"see the behavioral response of tadpoles to crayfish in"},{"id":2540,"uris":["http://zotero.org/users/4941387/items/C3JJSQCA"],"uri":["http://zotero.org/users/4941387/items/C3JJSQCA"],"itemData":{"id":2540,"type":"article-journal","title":"Learned recognition of introduced predators determines survival of tadpole prey","container-title":"Functional Ecology","page":"432-439","volume":"28","issue":"2","source":"Wiley Online Library","abstract":"Alien predators are one of the major causes for rapid decline and extinction of native species, because they often create novel ecological contexts in which the antipredatory responses of native organisms are no longer fit. Although larval amphibians are often capable of innately responding to chemical cues from local predators through changes in morphology and behaviour, naïve tadpoles generally cannot recognize introduced predators with which they have not shared an evolutionary past. However, in a few documented cases, aquatic organisms have been observed to alter morphology or behaviour in response to alien predators. Such a response may have evolved as adaptive recognition, increasing their repertoire of innate responses to include the novel predator or may have evolved as the prey's ability to learn new threats by association with conspecific alarm cues. The red swamp crayfish, Procambarus clarkii, is a harmful invasive species in aquatic systems world-wide, causing great ecological impact on native amphibian populations during the last decades through intense predation of eggs and tadpoles. We demonstrate that naïve tadpoles of the western spadefoot toad, Pelobates cultripes, are not capable of innately recognizing water-borne predator cues from the red swamp crayfish. Nevertheless, we demonstrate that P. cultripes tadpoles can learn to recognize the cues of the invasive predatory crayfish as a threat when they are exposed to predator cues combined with conspecific alarm cues. Finally, we show that tadpoles conditioned by joint exposure to crayfish and alarm cues enjoy higher survival during predation trials with invasive crayfish. Learning to recognize a newly introduced predator through association with conspecific alarm cues may allow successful generalization of antipredatory responses by tadpoles. This cognitive ability of tadpoles may contribute to reduce their vulnerability to alien predators and soothe the impact of invasions in natural populations.","DOI":"10.1111/1365-2435.12175","ISSN":"1365-2435","language":"en","author":[{"family":"Polo-Cavia","given":"Nuria"},{"family":"Gomez</w:instrText>
      </w:r>
      <w:r w:rsidR="00CD2EB3">
        <w:rPr>
          <w:rFonts w:ascii="Cambria Math" w:hAnsi="Cambria Math" w:cs="Cambria Math"/>
          <w:lang w:val="en-US"/>
        </w:rPr>
        <w:instrText>‐</w:instrText>
      </w:r>
      <w:r w:rsidR="00CD2EB3">
        <w:rPr>
          <w:rFonts w:cstheme="minorHAnsi"/>
          <w:lang w:val="en-US"/>
        </w:rPr>
        <w:instrText xml:space="preserve">Mestre","given":"Ivan"}],"issued":{"date-parts":[["2014",4,1]]}}}],"schema":"https://github.com/citation-style-language/schema/raw/master/csl-citation.json"} </w:instrText>
      </w:r>
      <w:r w:rsidR="005D7DEC">
        <w:rPr>
          <w:rFonts w:cstheme="minorHAnsi"/>
          <w:lang w:val="en-US"/>
        </w:rPr>
        <w:fldChar w:fldCharType="separate"/>
      </w:r>
      <w:r w:rsidR="00CD2EB3" w:rsidRPr="00CD2EB3">
        <w:rPr>
          <w:rFonts w:cs="Times New Roman"/>
          <w:szCs w:val="24"/>
        </w:rPr>
        <w:t xml:space="preserve">(see the behavioral response of tadpoles to crayfish in Nunes </w:t>
      </w:r>
      <w:r w:rsidR="00CD2EB3" w:rsidRPr="00CD2EB3">
        <w:rPr>
          <w:rFonts w:cs="Times New Roman"/>
          <w:i/>
          <w:iCs/>
          <w:szCs w:val="24"/>
        </w:rPr>
        <w:t>et al.</w:t>
      </w:r>
      <w:r w:rsidR="00CD2EB3" w:rsidRPr="00CD2EB3">
        <w:rPr>
          <w:rFonts w:cs="Times New Roman"/>
          <w:szCs w:val="24"/>
        </w:rPr>
        <w:t>, 2013; Polo-Cavia and Gomez</w:t>
      </w:r>
      <w:r w:rsidR="00CD2EB3" w:rsidRPr="00CD2EB3">
        <w:rPr>
          <w:rFonts w:ascii="Cambria Math" w:hAnsi="Cambria Math" w:cs="Cambria Math"/>
          <w:szCs w:val="24"/>
        </w:rPr>
        <w:t>‐</w:t>
      </w:r>
      <w:r w:rsidR="00CD2EB3" w:rsidRPr="00CD2EB3">
        <w:rPr>
          <w:rFonts w:cs="Times New Roman"/>
          <w:szCs w:val="24"/>
        </w:rPr>
        <w:t>Mestre, 2014)</w:t>
      </w:r>
      <w:r w:rsidR="005D7DEC">
        <w:rPr>
          <w:rFonts w:cstheme="minorHAnsi"/>
          <w:lang w:val="en-US"/>
        </w:rPr>
        <w:fldChar w:fldCharType="end"/>
      </w:r>
      <w:r w:rsidR="005D7DEC">
        <w:rPr>
          <w:rFonts w:cstheme="minorHAnsi"/>
          <w:lang w:val="en-US"/>
        </w:rPr>
        <w:t xml:space="preserve">. Second, modification of resource availability: crayfish could strongly modify resource availability through its activity, notably by decreasing macrophyte density and increasing water turbidity </w:t>
      </w:r>
      <w:r w:rsidR="005D7DEC">
        <w:rPr>
          <w:rFonts w:cstheme="minorHAnsi"/>
          <w:lang w:val="en-US"/>
        </w:rPr>
        <w:fldChar w:fldCharType="begin"/>
      </w:r>
      <w:r w:rsidR="00CD2EB3">
        <w:rPr>
          <w:rFonts w:cstheme="minorHAnsi"/>
          <w:lang w:val="en-US"/>
        </w:rPr>
        <w:instrText xml:space="preserve"> ADDIN ZOTERO_ITEM CSL_CITATION {"citationID":"ibRQdavk","properties":{"formattedCitation":"(see also Carreira {\\i{}et al.}, 2014)","plainCitation":"(see also Carreira et al., 2014)","noteIndex":0},"citationItems":[{"id":"K6SP7l8N/ilVRMyPK","uris":["http://zotero.org/users/4941387/items/CPAEE9K5"],"uri":["http://zotero.org/users/4941387/items/CPAEE9K5"],"itemData":{"id":782,"type":"article-journal","title":"How consumption and fragmentation of macrophytes by the invasive crayfish &lt;i&gt;Procambarus clarkii&lt;/i&gt; shape the macrophyte communities of temporary ponds","container-title":"Hydrobiologia","page":"89-98","volume":"721","issue":"1","source":"CrossRef","ISSN":"0018-8158, 1573-5117","language":"en","author":[{"family":"Carreira","given":"B. M."},{"family":"Dias","given":"M. P."},{"family":"Rebelo","given":"R."}],"issued":{"date-parts":[["2014",1]]}},"prefix":"see also"}],"schema":"https://github.com/citation-style-language/schema/raw/master/csl-citation.json"} </w:instrText>
      </w:r>
      <w:r w:rsidR="005D7DEC">
        <w:rPr>
          <w:rFonts w:cstheme="minorHAnsi"/>
          <w:lang w:val="en-US"/>
        </w:rPr>
        <w:fldChar w:fldCharType="separate"/>
      </w:r>
      <w:r w:rsidR="005D7DEC" w:rsidRPr="00DE38A6">
        <w:rPr>
          <w:rFonts w:cs="Times New Roman"/>
          <w:szCs w:val="24"/>
        </w:rPr>
        <w:t xml:space="preserve">(see also Carreira </w:t>
      </w:r>
      <w:r w:rsidR="005D7DEC" w:rsidRPr="00DE38A6">
        <w:rPr>
          <w:rFonts w:cs="Times New Roman"/>
          <w:i/>
          <w:iCs/>
          <w:szCs w:val="24"/>
        </w:rPr>
        <w:t>et al.</w:t>
      </w:r>
      <w:r w:rsidR="005D7DEC" w:rsidRPr="00DE38A6">
        <w:rPr>
          <w:rFonts w:cs="Times New Roman"/>
          <w:szCs w:val="24"/>
        </w:rPr>
        <w:t>, 2014)</w:t>
      </w:r>
      <w:r w:rsidR="005D7DEC">
        <w:rPr>
          <w:rFonts w:cstheme="minorHAnsi"/>
          <w:lang w:val="en-US"/>
        </w:rPr>
        <w:fldChar w:fldCharType="end"/>
      </w:r>
      <w:r w:rsidR="005D7DEC">
        <w:rPr>
          <w:rFonts w:cstheme="minorHAnsi"/>
          <w:lang w:val="en-US"/>
        </w:rPr>
        <w:t xml:space="preserve">, both being deleterious to tadpoles that feed on suspended particles and macrophytes </w:t>
      </w:r>
      <w:r w:rsidR="005D7DEC">
        <w:rPr>
          <w:rFonts w:cstheme="minorHAnsi"/>
          <w:lang w:val="en-US"/>
        </w:rPr>
        <w:fldChar w:fldCharType="begin"/>
      </w:r>
      <w:r w:rsidR="00CD2EB3">
        <w:rPr>
          <w:rFonts w:cstheme="minorHAnsi"/>
          <w:lang w:val="en-US"/>
        </w:rPr>
        <w:instrText xml:space="preserve"> ADDIN ZOTERO_ITEM CSL_CITATION {"citationID":"7ycZ5imi","properties":{"formattedCitation":"(Altig {\\i{}et al.}, 2007; Whiles and Altig, 2010)","plainCitation":"(Altig et al., 2007; Whiles and Altig, 2010)","noteIndex":0},"citationItems":[{"id":1874,"uris":["http://zotero.org/users/4941387/items/W4Y3QZGQ"],"uri":["http://zotero.org/users/4941387/items/W4Y3QZGQ"],"itemData":{"id":1874,"type":"article-journal","title":"What do tadpoles really eat? Assessing the trophic status of an understudied and imperiled group of consumers in freshwater habitats","container-title":"Freshwater Biology","page":"386-395","volume":"52","issue":"2","source":"CrossRef","ISSN":"0046-5070, 1365-2427","title-short":"What do tadpoles really eat?","language":"en","author":[{"family":"Altig","given":"Ronald"},{"family":"Whiles","given":"Matt R."},{"family":"Taylor","given":"Cindy L."}],"issued":{"date-parts":[["2007",2]]}}},{"id":1943,"uris":["http://zotero.org/users/4941387/items/89E32BFN"],"uri":["http://zotero.org/users/4941387/items/89E32BFN"],"itemData":{"id":1943,"type":"chapter","title":"Dietary assessments of larval amphibians","container-title":"Amphibian Ecology and Conservation: A Handbook of Techniques","publisher":"Oxford University Press","page":"71-86","source":"Google Books","ISBN":"978-0-19-954118-8","note":"Google-Books-ID: 5qcVDAAAQBAJ","language":"en","container-author":[{"family":"Dodd","given":"C. Kenneth"}],"author":[{"family":"Whiles","given":"M.R."},{"family":"Altig","given":"R."}],"issued":{"date-parts":[["2010"]]}}}],"schema":"https://github.com/citation-style-language/schema/raw/master/csl-citation.json"} </w:instrText>
      </w:r>
      <w:r w:rsidR="005D7DEC">
        <w:rPr>
          <w:rFonts w:cstheme="minorHAnsi"/>
          <w:lang w:val="en-US"/>
        </w:rPr>
        <w:fldChar w:fldCharType="separate"/>
      </w:r>
      <w:r w:rsidR="005D7DEC" w:rsidRPr="00DE38A6">
        <w:rPr>
          <w:rFonts w:cs="Times New Roman"/>
          <w:szCs w:val="24"/>
        </w:rPr>
        <w:t xml:space="preserve">(Altig </w:t>
      </w:r>
      <w:r w:rsidR="005D7DEC" w:rsidRPr="00DE38A6">
        <w:rPr>
          <w:rFonts w:cs="Times New Roman"/>
          <w:i/>
          <w:iCs/>
          <w:szCs w:val="24"/>
        </w:rPr>
        <w:t>et al.</w:t>
      </w:r>
      <w:r w:rsidR="005D7DEC" w:rsidRPr="00DE38A6">
        <w:rPr>
          <w:rFonts w:cs="Times New Roman"/>
          <w:szCs w:val="24"/>
        </w:rPr>
        <w:t>, 2007; Whiles and Altig, 2010)</w:t>
      </w:r>
      <w:r w:rsidR="005D7DEC">
        <w:rPr>
          <w:rFonts w:cstheme="minorHAnsi"/>
          <w:lang w:val="en-US"/>
        </w:rPr>
        <w:fldChar w:fldCharType="end"/>
      </w:r>
      <w:r w:rsidR="005D7DEC">
        <w:rPr>
          <w:rFonts w:cstheme="minorHAnsi"/>
          <w:lang w:val="en-US"/>
        </w:rPr>
        <w:t xml:space="preserve">. Here, this habitat modifications could be responsible for the reduction of the range of resources used by tadpoles, and hence, a reduction in niche width. Instead, in mesocosms, this effect rather caused a shift in the resource used </w:t>
      </w:r>
      <w:r w:rsidR="005D7DEC">
        <w:rPr>
          <w:rFonts w:cstheme="minorHAnsi"/>
          <w:lang w:val="en-US"/>
        </w:rPr>
        <w:fldChar w:fldCharType="begin"/>
      </w:r>
      <w:r w:rsidR="00CD2EB3">
        <w:rPr>
          <w:rFonts w:cstheme="minorHAnsi"/>
          <w:lang w:val="en-US"/>
        </w:rPr>
        <w:instrText xml:space="preserve"> ADDIN ZOTERO_ITEM CSL_CITATION {"citationID":"xaw7pNRY","properties":{"formattedCitation":"(Arribas {\\i{}et al.}, 2015)","plainCitation":"(Arribas et al., 2015)","noteIndex":0},"citationItems":[{"id":2397,"uris":["http://zotero.org/users/4941387/items/UWE28TP3"],"uri":["http://zotero.org/users/4941387/items/UWE28TP3"],"itemData":{"id":2397,"type":"article-journal","title":"Stable isotopes reveal trophic partitioning and trophic plasticity of a larval amphibian guild","container-title":"PLOS ONE","page":"e0130897","volume":"10","issue":"6","source":"Crossref","DOI":"10.1371/journal.pone.0130897","ISSN":"1932-6203","language":"en","author":[{"family":"Arribas","given":"Rosa"},{"family":"Díaz-Paniagua","given":"Carmen"},{"family":"Caut","given":"Stephane"},{"family":"Gomez-Mestre","given":"Ivan"}],"editor":[{"family":"Gorokhova","given":"Elena"}],"issued":{"date-parts":[["2015",6,19]]}}}],"schema":"https://github.com/citation-style-language/schema/raw/master/csl-citation.json"} </w:instrText>
      </w:r>
      <w:r w:rsidR="005D7DEC">
        <w:rPr>
          <w:rFonts w:cstheme="minorHAnsi"/>
          <w:lang w:val="en-US"/>
        </w:rPr>
        <w:fldChar w:fldCharType="separate"/>
      </w:r>
      <w:r w:rsidR="005D7DEC" w:rsidRPr="00FB3F57">
        <w:rPr>
          <w:rFonts w:cs="Times New Roman"/>
          <w:szCs w:val="24"/>
        </w:rPr>
        <w:t xml:space="preserve">(Arribas </w:t>
      </w:r>
      <w:r w:rsidR="005D7DEC" w:rsidRPr="00FB3F57">
        <w:rPr>
          <w:rFonts w:cs="Times New Roman"/>
          <w:i/>
          <w:iCs/>
          <w:szCs w:val="24"/>
        </w:rPr>
        <w:t>et al.</w:t>
      </w:r>
      <w:r w:rsidR="005D7DEC" w:rsidRPr="00FB3F57">
        <w:rPr>
          <w:rFonts w:cs="Times New Roman"/>
          <w:szCs w:val="24"/>
        </w:rPr>
        <w:t>, 2015)</w:t>
      </w:r>
      <w:r w:rsidR="005D7DEC">
        <w:rPr>
          <w:rFonts w:cstheme="minorHAnsi"/>
          <w:lang w:val="en-US"/>
        </w:rPr>
        <w:fldChar w:fldCharType="end"/>
      </w:r>
      <w:r w:rsidR="005D7DEC">
        <w:rPr>
          <w:rFonts w:cstheme="minorHAnsi"/>
          <w:lang w:val="en-US"/>
        </w:rPr>
        <w:t>.</w:t>
      </w:r>
      <w:r w:rsidR="005D7DEC" w:rsidRPr="00FB3F57">
        <w:rPr>
          <w:lang w:val="en-US"/>
        </w:rPr>
        <w:t xml:space="preserve"> </w:t>
      </w:r>
    </w:p>
    <w:p w14:paraId="1AB37349" w14:textId="2CE05D89" w:rsidR="00B41D92" w:rsidRDefault="00B41D92" w:rsidP="00D4388A">
      <w:pPr>
        <w:rPr>
          <w:lang w:val="en-US"/>
        </w:rPr>
      </w:pPr>
      <w:r>
        <w:rPr>
          <w:lang w:val="en-US"/>
        </w:rPr>
        <w:t>We observed a reduction</w:t>
      </w:r>
      <w:r w:rsidR="00AA4E84">
        <w:rPr>
          <w:lang w:val="en-US"/>
        </w:rPr>
        <w:t xml:space="preserve"> </w:t>
      </w:r>
      <w:r>
        <w:rPr>
          <w:lang w:val="en-US"/>
        </w:rPr>
        <w:t>in crayfish trophic diversity at times of high carp abundance when</w:t>
      </w:r>
      <w:r w:rsidR="00AA4E84">
        <w:rPr>
          <w:lang w:val="en-US"/>
        </w:rPr>
        <w:t xml:space="preserve"> </w:t>
      </w:r>
      <w:r>
        <w:rPr>
          <w:lang w:val="en-US"/>
        </w:rPr>
        <w:t xml:space="preserve">there was no isotopic niche overlap (measured using </w:t>
      </w:r>
      <w:proofErr w:type="spellStart"/>
      <w:r>
        <w:rPr>
          <w:lang w:val="en-US"/>
        </w:rPr>
        <w:t>SEAc</w:t>
      </w:r>
      <w:proofErr w:type="spellEnd"/>
      <w:r>
        <w:rPr>
          <w:lang w:val="en-US"/>
        </w:rPr>
        <w:t>) in the</w:t>
      </w:r>
      <w:r w:rsidR="00AA4E84">
        <w:rPr>
          <w:lang w:val="en-US"/>
        </w:rPr>
        <w:t xml:space="preserve"> </w:t>
      </w:r>
      <w:r>
        <w:rPr>
          <w:lang w:val="en-US"/>
        </w:rPr>
        <w:t>majority of years, suggesting that the two invaders also interacted</w:t>
      </w:r>
      <w:r w:rsidR="00AA4E84">
        <w:rPr>
          <w:lang w:val="en-US"/>
        </w:rPr>
        <w:t xml:space="preserve"> </w:t>
      </w:r>
      <w:r>
        <w:rPr>
          <w:lang w:val="en-US"/>
        </w:rPr>
        <w:t xml:space="preserve">indirectly, possibly due to </w:t>
      </w:r>
      <w:proofErr w:type="spellStart"/>
      <w:r>
        <w:rPr>
          <w:lang w:val="en-US"/>
        </w:rPr>
        <w:t>behavioural</w:t>
      </w:r>
      <w:proofErr w:type="spellEnd"/>
      <w:r>
        <w:rPr>
          <w:lang w:val="en-US"/>
        </w:rPr>
        <w:t xml:space="preserve"> modifications or competition for non-food</w:t>
      </w:r>
      <w:r w:rsidR="00AA4E84">
        <w:rPr>
          <w:lang w:val="en-US"/>
        </w:rPr>
        <w:t xml:space="preserve"> </w:t>
      </w:r>
      <w:r>
        <w:rPr>
          <w:lang w:val="en-US"/>
        </w:rPr>
        <w:t>resources.</w:t>
      </w:r>
      <w:r w:rsidR="00AA4E84">
        <w:rPr>
          <w:lang w:val="en-US"/>
        </w:rPr>
        <w:t xml:space="preserve"> </w:t>
      </w:r>
      <w:r w:rsidR="00D4388A" w:rsidRPr="00D4388A">
        <w:t xml:space="preserve">We infer, therefore, that the variety of available resources declined as a result of carp-induced habitat alteration from 2006 onwards, thus forcing the crayfish to exploit less diverse prey items which resulted in reduced isotopic variability and significantly reduced </w:t>
      </w:r>
      <w:proofErr w:type="spellStart"/>
      <w:r w:rsidR="00D4388A" w:rsidRPr="00D4388A">
        <w:t>CDb</w:t>
      </w:r>
      <w:proofErr w:type="spellEnd"/>
      <w:r w:rsidR="00D4388A" w:rsidRPr="00D4388A">
        <w:t xml:space="preserve">, </w:t>
      </w:r>
      <w:proofErr w:type="spellStart"/>
      <w:r w:rsidR="00D4388A" w:rsidRPr="00D4388A">
        <w:t>SEAc</w:t>
      </w:r>
      <w:proofErr w:type="spellEnd"/>
      <w:r w:rsidR="00D4388A" w:rsidRPr="00D4388A">
        <w:t xml:space="preserve">, </w:t>
      </w:r>
      <w:proofErr w:type="spellStart"/>
      <w:r w:rsidR="00D4388A" w:rsidRPr="00D4388A">
        <w:t>CRb</w:t>
      </w:r>
      <w:proofErr w:type="spellEnd"/>
      <w:r w:rsidR="00D4388A" w:rsidRPr="00D4388A">
        <w:t xml:space="preserve"> and </w:t>
      </w:r>
      <w:proofErr w:type="spellStart"/>
      <w:r w:rsidR="00D4388A" w:rsidRPr="00D4388A">
        <w:t>SDNNDb</w:t>
      </w:r>
      <w:proofErr w:type="spellEnd"/>
      <w:r w:rsidR="00D4388A" w:rsidRPr="00D4388A">
        <w:t xml:space="preserve"> values [14]. The alternative scenario, that increased competition for resources would result in a more varied diet to maintain energy </w:t>
      </w:r>
      <w:r w:rsidR="00D4388A" w:rsidRPr="00D4388A">
        <w:rPr>
          <w:lang w:val="en-US"/>
        </w:rPr>
        <w:t>requirements, was rejected.</w:t>
      </w:r>
      <w:r w:rsidR="00D4388A" w:rsidRPr="00D4388A">
        <w:rPr>
          <w:rFonts w:ascii="Segoe Print" w:hAnsi="Segoe Print" w:cs="Segoe Print"/>
          <w:lang w:val="en-US"/>
        </w:rPr>
        <w:t xml:space="preserve"> </w:t>
      </w:r>
      <w:r w:rsidR="00AA4E84">
        <w:rPr>
          <w:lang w:val="en-US"/>
        </w:rPr>
        <w:t xml:space="preserve"> </w:t>
      </w:r>
    </w:p>
    <w:p w14:paraId="5B64C645" w14:textId="6A3F9E69" w:rsidR="008D7759" w:rsidRPr="000331E4" w:rsidRDefault="008D7759" w:rsidP="008D7759">
      <w:pPr>
        <w:rPr>
          <w:lang w:val="fr-FR"/>
        </w:rPr>
      </w:pPr>
      <w:r w:rsidRPr="008D7759">
        <w:rPr>
          <w:lang w:val="en-US"/>
        </w:rPr>
        <w:t xml:space="preserve">Tran: </w:t>
      </w:r>
      <w:proofErr w:type="spellStart"/>
      <w:r w:rsidRPr="008D7759">
        <w:rPr>
          <w:lang w:val="en-US"/>
        </w:rPr>
        <w:t>même</w:t>
      </w:r>
      <w:proofErr w:type="spellEnd"/>
      <w:r w:rsidRPr="008D7759">
        <w:rPr>
          <w:lang w:val="en-US"/>
        </w:rPr>
        <w:t xml:space="preserve"> pattern entre mesocosms, small ponds, large ponds: </w:t>
      </w:r>
      <w:r w:rsidRPr="008D7759">
        <w:rPr>
          <w:i/>
          <w:lang w:val="en-US"/>
        </w:rPr>
        <w:t xml:space="preserve">This finding supports our hypothesis that where general patterns of trophic niche divergence are detected between the invasive and native species </w:t>
      </w:r>
      <w:r w:rsidRPr="008D7759">
        <w:rPr>
          <w:i/>
          <w:lang w:val="en-US"/>
        </w:rPr>
        <w:lastRenderedPageBreak/>
        <w:t xml:space="preserve">at small spatial scales, these will also be evident at larger spatial scales and in systems of increased species diversity. </w:t>
      </w:r>
      <w:r w:rsidRPr="008D7759">
        <w:rPr>
          <w:lang w:val="en-US"/>
        </w:rPr>
        <w:sym w:font="Wingdings" w:char="F0E0"/>
      </w:r>
      <w:r>
        <w:rPr>
          <w:lang w:val="en-US"/>
        </w:rPr>
        <w:t xml:space="preserve"> </w:t>
      </w:r>
      <w:proofErr w:type="gramStart"/>
      <w:r w:rsidRPr="000331E4">
        <w:rPr>
          <w:lang w:val="fr-FR"/>
        </w:rPr>
        <w:t>est</w:t>
      </w:r>
      <w:proofErr w:type="gramEnd"/>
      <w:r w:rsidRPr="000331E4">
        <w:rPr>
          <w:lang w:val="fr-FR"/>
        </w:rPr>
        <w:t xml:space="preserve"> ce qu’on trouve pareil que </w:t>
      </w:r>
      <w:proofErr w:type="spellStart"/>
      <w:r w:rsidRPr="000331E4">
        <w:rPr>
          <w:lang w:val="fr-FR"/>
        </w:rPr>
        <w:t>Arribas</w:t>
      </w:r>
      <w:proofErr w:type="spellEnd"/>
      <w:r w:rsidRPr="000331E4">
        <w:rPr>
          <w:lang w:val="fr-FR"/>
        </w:rPr>
        <w:t xml:space="preserve"> ? ben non!</w:t>
      </w:r>
    </w:p>
    <w:p w14:paraId="646A8009" w14:textId="64BEC8FC" w:rsidR="001F7978" w:rsidRPr="000331E4" w:rsidRDefault="001F7978" w:rsidP="008D7759">
      <w:pPr>
        <w:rPr>
          <w:lang w:val="fr-FR"/>
        </w:rPr>
      </w:pPr>
      <w:r w:rsidRPr="000331E4">
        <w:rPr>
          <w:lang w:val="fr-FR"/>
        </w:rPr>
        <w:t xml:space="preserve">2 </w:t>
      </w:r>
      <w:proofErr w:type="spellStart"/>
      <w:r w:rsidRPr="000331E4">
        <w:rPr>
          <w:lang w:val="fr-FR"/>
        </w:rPr>
        <w:t>sides</w:t>
      </w:r>
      <w:proofErr w:type="spellEnd"/>
      <w:r w:rsidRPr="000331E4">
        <w:rPr>
          <w:lang w:val="fr-FR"/>
        </w:rPr>
        <w:t xml:space="preserve"> of a coin: </w:t>
      </w:r>
      <w:proofErr w:type="spellStart"/>
      <w:r w:rsidRPr="000331E4">
        <w:rPr>
          <w:lang w:val="fr-FR"/>
        </w:rPr>
        <w:t>displacement</w:t>
      </w:r>
      <w:proofErr w:type="spellEnd"/>
      <w:r w:rsidRPr="000331E4">
        <w:rPr>
          <w:lang w:val="fr-FR"/>
        </w:rPr>
        <w:t xml:space="preserve"> = impact, or </w:t>
      </w:r>
      <w:proofErr w:type="spellStart"/>
      <w:r w:rsidRPr="000331E4">
        <w:rPr>
          <w:lang w:val="fr-FR"/>
        </w:rPr>
        <w:t>displacement</w:t>
      </w:r>
      <w:proofErr w:type="spellEnd"/>
      <w:r w:rsidRPr="000331E4">
        <w:rPr>
          <w:lang w:val="fr-FR"/>
        </w:rPr>
        <w:t xml:space="preserve"> = adaptative </w:t>
      </w:r>
      <w:proofErr w:type="spellStart"/>
      <w:r w:rsidRPr="000331E4">
        <w:rPr>
          <w:lang w:val="fr-FR"/>
        </w:rPr>
        <w:t>response</w:t>
      </w:r>
      <w:proofErr w:type="spellEnd"/>
      <w:r w:rsidRPr="000331E4">
        <w:rPr>
          <w:lang w:val="fr-FR"/>
        </w:rPr>
        <w:t>?</w:t>
      </w:r>
    </w:p>
    <w:p w14:paraId="3C4A9E8D" w14:textId="63A1861E" w:rsidR="006F356F" w:rsidRPr="006F356F" w:rsidRDefault="006F356F" w:rsidP="006F356F">
      <w:pPr>
        <w:pStyle w:val="Titre2"/>
        <w:rPr>
          <w:lang w:val="en-US"/>
        </w:rPr>
      </w:pPr>
      <w:r>
        <w:rPr>
          <w:lang w:val="en-US"/>
        </w:rPr>
        <w:t xml:space="preserve">Final note: the challenge of </w:t>
      </w:r>
      <w:r w:rsidR="009C77A3">
        <w:rPr>
          <w:lang w:val="en-US"/>
        </w:rPr>
        <w:t xml:space="preserve">SIA studies in </w:t>
      </w:r>
      <w:r>
        <w:rPr>
          <w:lang w:val="en-US"/>
        </w:rPr>
        <w:t>natural ecosystems</w:t>
      </w:r>
      <w:r w:rsidR="009C77A3">
        <w:rPr>
          <w:lang w:val="en-US"/>
        </w:rPr>
        <w:t>, &amp; prospects</w:t>
      </w:r>
    </w:p>
    <w:p w14:paraId="2D46218A" w14:textId="2906AB1E" w:rsidR="00604735" w:rsidRDefault="00604735" w:rsidP="00604735">
      <w:r>
        <w:rPr>
          <w:rFonts w:cstheme="minorHAnsi"/>
          <w:lang w:val="en-US"/>
        </w:rPr>
        <w:t>S</w:t>
      </w:r>
      <w:r w:rsidR="005F38E4">
        <w:rPr>
          <w:rFonts w:cstheme="minorHAnsi"/>
          <w:lang w:val="en-US"/>
        </w:rPr>
        <w:t>tudying natural food webs give more realistic insights into the effects of biological invasions and other factors on trophic networks, although it is more difficult to disentangle their relative importance due to the natural occurrence of multicollinearity between habitat parameters.</w:t>
      </w:r>
      <w:r>
        <w:rPr>
          <w:lang w:val="en-US"/>
        </w:rPr>
        <w:t xml:space="preserve"> </w:t>
      </w:r>
      <w:r w:rsidRPr="00604735">
        <w:rPr>
          <w:rFonts w:cstheme="minorHAnsi"/>
          <w:lang w:val="en-US"/>
        </w:rPr>
        <w:t>O</w:t>
      </w:r>
      <w:r w:rsidR="00C56711" w:rsidRPr="00604735">
        <w:rPr>
          <w:rFonts w:cstheme="minorHAnsi"/>
          <w:lang w:val="en-US"/>
        </w:rPr>
        <w:t>btaining sample sizes high enough for statistical analyses can be challenging due to the small size of these ecosystems, especially in species that naturally occur at low numbers like amphibians.</w:t>
      </w:r>
      <w:r w:rsidRPr="00604735">
        <w:t xml:space="preserve"> </w:t>
      </w:r>
    </w:p>
    <w:p w14:paraId="5CC3E23A" w14:textId="6958C726" w:rsidR="004901B2" w:rsidRPr="00D87040" w:rsidRDefault="004901B2" w:rsidP="00D87040">
      <w:pPr>
        <w:rPr>
          <w:lang w:val="en-US"/>
        </w:rPr>
      </w:pPr>
      <w:r w:rsidRPr="004901B2">
        <w:rPr>
          <w:lang w:val="en-US"/>
        </w:rPr>
        <w:t>A limitation of this study is that, within any one</w:t>
      </w:r>
      <w:r w:rsidR="00D87040">
        <w:rPr>
          <w:lang w:val="en-US"/>
        </w:rPr>
        <w:t xml:space="preserve"> </w:t>
      </w:r>
      <w:r w:rsidRPr="004901B2">
        <w:rPr>
          <w:lang w:val="en-US"/>
        </w:rPr>
        <w:t>habitat type, only two to three species were sufficiently</w:t>
      </w:r>
      <w:r w:rsidR="00D87040">
        <w:rPr>
          <w:lang w:val="en-US"/>
        </w:rPr>
        <w:t xml:space="preserve"> </w:t>
      </w:r>
      <w:r w:rsidRPr="004901B2">
        <w:rPr>
          <w:lang w:val="en-US"/>
        </w:rPr>
        <w:t>represented for detailed investigation of differences in</w:t>
      </w:r>
      <w:r w:rsidR="00D87040">
        <w:rPr>
          <w:lang w:val="en-US"/>
        </w:rPr>
        <w:t xml:space="preserve"> </w:t>
      </w:r>
      <w:r w:rsidRPr="004901B2">
        <w:rPr>
          <w:lang w:val="en-US"/>
        </w:rPr>
        <w:t>stable isotope niches. Similarly, our sampling protocol</w:t>
      </w:r>
      <w:r w:rsidR="00D87040">
        <w:rPr>
          <w:lang w:val="en-US"/>
        </w:rPr>
        <w:t xml:space="preserve"> </w:t>
      </w:r>
      <w:r w:rsidRPr="00D87040">
        <w:rPr>
          <w:lang w:val="en-US"/>
        </w:rPr>
        <w:t>does not entail experimental removals, and cannot investigate events in the past. Hence we cannot directly</w:t>
      </w:r>
      <w:r w:rsidR="00D87040">
        <w:rPr>
          <w:lang w:val="en-US"/>
        </w:rPr>
        <w:t xml:space="preserve"> </w:t>
      </w:r>
      <w:r w:rsidRPr="00D87040">
        <w:rPr>
          <w:lang w:val="en-US"/>
        </w:rPr>
        <w:t>link emerging patterns with competitive effects. [...] However, given our extensive sampling effort (see Methods) it may be that other species simply occur only at very low abundances within our sampling sites.</w:t>
      </w:r>
    </w:p>
    <w:p w14:paraId="1C4DF840" w14:textId="116D50B4" w:rsidR="00C35EB0" w:rsidRDefault="009C77A3" w:rsidP="00A157AA">
      <w:pPr>
        <w:rPr>
          <w:lang w:val="en-US"/>
        </w:rPr>
      </w:pPr>
      <w:r>
        <w:rPr>
          <w:b/>
        </w:rPr>
        <w:t>Prospects: m</w:t>
      </w:r>
      <w:r w:rsidR="002C473E" w:rsidRPr="00604735">
        <w:rPr>
          <w:b/>
        </w:rPr>
        <w:t>echanisms.</w:t>
      </w:r>
      <w:r w:rsidR="004C2DB7">
        <w:t xml:space="preserve"> </w:t>
      </w:r>
      <w:r w:rsidR="001D36BA">
        <w:rPr>
          <w:lang w:val="en-US"/>
        </w:rPr>
        <w:t xml:space="preserve">The local coexistence between amphibians and the red swamp crayfish seems possible based on the high differentiation of their niches in these very small ecosystems, and confirms previous results based on their widespread co-occurrence in the study area </w:t>
      </w:r>
      <w:r w:rsidR="001D36BA">
        <w:rPr>
          <w:lang w:val="en-US"/>
        </w:rPr>
        <w:fldChar w:fldCharType="begin"/>
      </w:r>
      <w:r w:rsidR="001D36BA">
        <w:rPr>
          <w:lang w:val="en-US"/>
        </w:rPr>
        <w:instrText xml:space="preserve"> ADDIN ZOTERO_ITEM CSL_CITATION {"citationID":"b8pXMkLl","properties":{"formattedCitation":"(B\\uc0\\u233{}louard {\\i{}et al.}, 2018b)","plainCitation":"(Bélouard et al., 2018b)","noteIndex":0},"citationItems":[{"id":3114,"uris":["http://zotero.org/users/4941387/items/73BPQN94"],"uri":["http://zotero.org/users/4941387/items/73BPQN94"],"itemData":{"id":3114,"type":"article-journal","title":"Variable effects of an invasive species on the reproduction and distribution of native species in pond networks","container-title":"Accepted in Freshwater Biology","author":[{"family":"Bélouard","given":"Nadège"},{"family":"Petit","given":"Eric J."},{"family":"Paillisson","given":"Jean-Marc"}],"issued":{"date-parts":[["2018"]]}}}],"schema":"https://github.com/citation-style-language/schema/raw/master/csl-citation.json"} </w:instrText>
      </w:r>
      <w:r w:rsidR="001D36BA">
        <w:rPr>
          <w:lang w:val="en-US"/>
        </w:rPr>
        <w:fldChar w:fldCharType="separate"/>
      </w:r>
      <w:r w:rsidR="001D36BA" w:rsidRPr="00A217B4">
        <w:rPr>
          <w:rFonts w:cs="Times New Roman"/>
          <w:szCs w:val="24"/>
        </w:rPr>
        <w:t xml:space="preserve">(Bélouard </w:t>
      </w:r>
      <w:r w:rsidR="001D36BA" w:rsidRPr="00A217B4">
        <w:rPr>
          <w:rFonts w:cs="Times New Roman"/>
          <w:i/>
          <w:iCs/>
          <w:szCs w:val="24"/>
        </w:rPr>
        <w:t>et al.</w:t>
      </w:r>
      <w:r w:rsidR="001D36BA" w:rsidRPr="00A217B4">
        <w:rPr>
          <w:rFonts w:cs="Times New Roman"/>
          <w:szCs w:val="24"/>
        </w:rPr>
        <w:t>, 2018b)</w:t>
      </w:r>
      <w:r w:rsidR="001D36BA">
        <w:rPr>
          <w:lang w:val="en-US"/>
        </w:rPr>
        <w:fldChar w:fldCharType="end"/>
      </w:r>
      <w:r w:rsidR="001D36BA">
        <w:rPr>
          <w:lang w:val="en-US"/>
        </w:rPr>
        <w:t xml:space="preserve">. Further research is needed to disentangle their relative effects. </w:t>
      </w:r>
      <w:r w:rsidR="00604735">
        <w:t>Back and forth experimental/natural</w:t>
      </w:r>
      <w:r w:rsidR="001D36BA">
        <w:t xml:space="preserve"> to explore the mechanisms/test validity in nature</w:t>
      </w:r>
      <w:r w:rsidR="00604735">
        <w:t>.</w:t>
      </w:r>
      <w:r w:rsidR="00DB4118">
        <w:rPr>
          <w:lang w:val="en-US"/>
        </w:rPr>
        <w:t xml:space="preserve"> </w:t>
      </w:r>
      <w:r w:rsidR="0087495D">
        <w:rPr>
          <w:lang w:val="en-US"/>
        </w:rPr>
        <w:t xml:space="preserve">These parameters are better controlled in experimental studies, and indeed, </w:t>
      </w:r>
      <w:proofErr w:type="spellStart"/>
      <w:r w:rsidR="00E01F78" w:rsidRPr="0087495D">
        <w:rPr>
          <w:rFonts w:cs="Times New Roman"/>
          <w:szCs w:val="24"/>
          <w:lang w:val="en-US"/>
        </w:rPr>
        <w:t>Arribas</w:t>
      </w:r>
      <w:proofErr w:type="spellEnd"/>
      <w:r w:rsidR="00E01F78" w:rsidRPr="0087495D">
        <w:rPr>
          <w:rFonts w:cs="Times New Roman"/>
          <w:szCs w:val="24"/>
          <w:lang w:val="en-US"/>
        </w:rPr>
        <w:t xml:space="preserve"> </w:t>
      </w:r>
      <w:r w:rsidR="00E01F78" w:rsidRPr="0087495D">
        <w:rPr>
          <w:rFonts w:cs="Times New Roman"/>
          <w:i/>
          <w:iCs/>
          <w:szCs w:val="24"/>
          <w:lang w:val="en-US"/>
        </w:rPr>
        <w:t>et al.</w:t>
      </w:r>
      <w:r w:rsidR="00E01F78" w:rsidRPr="0087495D">
        <w:rPr>
          <w:rFonts w:cs="Times New Roman"/>
          <w:szCs w:val="24"/>
          <w:lang w:val="en-US"/>
        </w:rPr>
        <w:t xml:space="preserve"> </w:t>
      </w:r>
      <w:r w:rsidR="0087495D">
        <w:rPr>
          <w:rFonts w:cs="Times New Roman"/>
          <w:szCs w:val="24"/>
          <w:lang w:val="en-US"/>
        </w:rPr>
        <w:fldChar w:fldCharType="begin"/>
      </w:r>
      <w:r w:rsidR="0087495D">
        <w:rPr>
          <w:rFonts w:cs="Times New Roman"/>
          <w:szCs w:val="24"/>
          <w:lang w:val="en-US"/>
        </w:rPr>
        <w:instrText xml:space="preserve"> ADDIN ZOTERO_ITEM CSL_CITATION {"citationID":"ypAzMgTO","properties":{"formattedCitation":"(2015)","plainCitation":"(2015)","noteIndex":0},"citationItems":[{"id":2397,"uris":["http://zotero.org/users/4941387/items/UWE28TP3"],"uri":["http://zotero.org/users/4941387/items/UWE28TP3"],"itemData":{"id":2397,"type":"article-journal","title":"Stable isotopes reveal trophic partitioning and trophic plasticity of a larval amphibian guild","container-title":"PLOS ONE","page":"e0130897","volume":"10","issue":"6","source":"Crossref","DOI":"10.1371/journal.pone.0130897","ISSN":"1932-6203","language":"en","author":[{"family":"Arribas","given":"Rosa"},{"family":"Díaz-Paniagua","given":"Carmen"},{"family":"Caut","given":"Stephane"},{"family":"Gomez-Mestre","given":"Ivan"}],"editor":[{"family":"Gorokhova","given":"Elena"}],"issued":{"date-parts":[["2015",6,19]]}},"suppress-author":true}],"schema":"https://github.com/citation-style-language/schema/raw/master/csl-citation.json"} </w:instrText>
      </w:r>
      <w:r w:rsidR="0087495D">
        <w:rPr>
          <w:rFonts w:cs="Times New Roman"/>
          <w:szCs w:val="24"/>
          <w:lang w:val="en-US"/>
        </w:rPr>
        <w:fldChar w:fldCharType="separate"/>
      </w:r>
      <w:r w:rsidR="0087495D" w:rsidRPr="0087495D">
        <w:rPr>
          <w:rFonts w:cs="Times New Roman"/>
        </w:rPr>
        <w:t>(2015)</w:t>
      </w:r>
      <w:r w:rsidR="0087495D">
        <w:rPr>
          <w:rFonts w:cs="Times New Roman"/>
          <w:szCs w:val="24"/>
          <w:lang w:val="en-US"/>
        </w:rPr>
        <w:fldChar w:fldCharType="end"/>
      </w:r>
      <w:r w:rsidR="0087495D">
        <w:rPr>
          <w:rFonts w:cs="Times New Roman"/>
          <w:szCs w:val="24"/>
        </w:rPr>
        <w:t xml:space="preserve"> </w:t>
      </w:r>
      <w:r w:rsidR="00E01F78">
        <w:rPr>
          <w:rFonts w:cs="Times New Roman"/>
          <w:szCs w:val="24"/>
        </w:rPr>
        <w:t xml:space="preserve">found </w:t>
      </w:r>
      <w:r w:rsidR="00AB32ED">
        <w:rPr>
          <w:rFonts w:cs="Times New Roman"/>
          <w:szCs w:val="24"/>
        </w:rPr>
        <w:t xml:space="preserve">that </w:t>
      </w:r>
      <w:r w:rsidR="005F4667">
        <w:rPr>
          <w:lang w:val="en-US"/>
        </w:rPr>
        <w:t>the niche position</w:t>
      </w:r>
      <w:r w:rsidR="00FD6FE0">
        <w:rPr>
          <w:lang w:val="en-US"/>
        </w:rPr>
        <w:t xml:space="preserve"> (especially the </w:t>
      </w:r>
      <w:r w:rsidR="0087495D">
        <w:rPr>
          <w:rFonts w:cs="Times New Roman"/>
          <w:lang w:val="en-US"/>
        </w:rPr>
        <w:t>δ</w:t>
      </w:r>
      <w:r w:rsidR="0087495D" w:rsidRPr="00E33D1D">
        <w:rPr>
          <w:rFonts w:cs="Times New Roman"/>
          <w:vertAlign w:val="superscript"/>
          <w:lang w:val="en-US"/>
        </w:rPr>
        <w:t>13</w:t>
      </w:r>
      <w:r w:rsidR="0087495D">
        <w:rPr>
          <w:rFonts w:cs="Times New Roman"/>
          <w:lang w:val="en-US"/>
        </w:rPr>
        <w:t>C</w:t>
      </w:r>
      <w:r w:rsidR="00FD6FE0">
        <w:rPr>
          <w:lang w:val="en-US"/>
        </w:rPr>
        <w:t>)</w:t>
      </w:r>
      <w:r w:rsidR="005F4667">
        <w:rPr>
          <w:lang w:val="en-US"/>
        </w:rPr>
        <w:t xml:space="preserve"> of tadpoles </w:t>
      </w:r>
      <w:r w:rsidR="00AB32ED">
        <w:rPr>
          <w:lang w:val="en-US"/>
        </w:rPr>
        <w:t xml:space="preserve">of several anuran species </w:t>
      </w:r>
      <w:r w:rsidR="005F4667">
        <w:rPr>
          <w:lang w:val="en-US"/>
        </w:rPr>
        <w:t>was</w:t>
      </w:r>
      <w:r w:rsidR="00046FD2">
        <w:rPr>
          <w:lang w:val="en-US"/>
        </w:rPr>
        <w:t xml:space="preserve"> strongly</w:t>
      </w:r>
      <w:r w:rsidR="005F4667">
        <w:rPr>
          <w:lang w:val="en-US"/>
        </w:rPr>
        <w:t xml:space="preserve"> linked to the presence of </w:t>
      </w:r>
      <w:r w:rsidR="00E6485C">
        <w:rPr>
          <w:lang w:val="en-US"/>
        </w:rPr>
        <w:t>a competitor or a predator, and e</w:t>
      </w:r>
      <w:r w:rsidR="00CD6F11">
        <w:rPr>
          <w:lang w:val="en-US"/>
        </w:rPr>
        <w:t>specially the red swamp crayfish</w:t>
      </w:r>
      <w:r w:rsidR="00965D9C">
        <w:rPr>
          <w:lang w:val="en-US"/>
        </w:rPr>
        <w:t>.</w:t>
      </w:r>
      <w:r w:rsidR="00C35EB0">
        <w:rPr>
          <w:lang w:val="en-US"/>
        </w:rPr>
        <w:t xml:space="preserve"> </w:t>
      </w:r>
    </w:p>
    <w:p w14:paraId="5CAD5DC9" w14:textId="77777777" w:rsidR="00C624ED" w:rsidRPr="00F14CAF" w:rsidRDefault="00C624ED" w:rsidP="00C624ED">
      <w:pPr>
        <w:pStyle w:val="Titre1"/>
        <w:rPr>
          <w:lang w:val="en-US"/>
        </w:rPr>
      </w:pPr>
      <w:r w:rsidRPr="00F14CAF">
        <w:rPr>
          <w:lang w:val="en-US"/>
        </w:rPr>
        <w:lastRenderedPageBreak/>
        <w:t>Acknowledgements</w:t>
      </w:r>
    </w:p>
    <w:p w14:paraId="2CCDC53C" w14:textId="6D145261" w:rsidR="00556184" w:rsidRDefault="005E1467" w:rsidP="00556184">
      <w:pPr>
        <w:rPr>
          <w:rFonts w:cs="Times New Roman"/>
          <w:color w:val="1B1C20"/>
          <w:lang w:val="en-US"/>
        </w:rPr>
      </w:pPr>
      <w:r>
        <w:rPr>
          <w:lang w:val="en-US"/>
        </w:rPr>
        <w:t>R</w:t>
      </w:r>
      <w:r w:rsidRPr="006A7723">
        <w:rPr>
          <w:lang w:val="en-US"/>
        </w:rPr>
        <w:t>ed swamp crayfish</w:t>
      </w:r>
      <w:r>
        <w:rPr>
          <w:lang w:val="en-US"/>
        </w:rPr>
        <w:t>,</w:t>
      </w:r>
      <w:r w:rsidRPr="006A7723">
        <w:rPr>
          <w:lang w:val="en-US"/>
        </w:rPr>
        <w:t xml:space="preserve"> amphibians </w:t>
      </w:r>
      <w:r>
        <w:rPr>
          <w:lang w:val="en-US"/>
        </w:rPr>
        <w:t xml:space="preserve">and fish were collected </w:t>
      </w:r>
      <w:r w:rsidRPr="000C6AD7">
        <w:rPr>
          <w:lang w:val="en-US"/>
        </w:rPr>
        <w:t>under the permits n°07/2016, 12/2017, 2016/SEE-</w:t>
      </w:r>
      <w:proofErr w:type="spellStart"/>
      <w:r w:rsidRPr="000C6AD7">
        <w:rPr>
          <w:lang w:val="en-US"/>
        </w:rPr>
        <w:t>Biodiversité</w:t>
      </w:r>
      <w:proofErr w:type="spellEnd"/>
      <w:r w:rsidRPr="000C6AD7">
        <w:rPr>
          <w:lang w:val="en-US"/>
        </w:rPr>
        <w:t>/070, 2017/SEE-</w:t>
      </w:r>
      <w:proofErr w:type="spellStart"/>
      <w:r w:rsidRPr="000C6AD7">
        <w:rPr>
          <w:lang w:val="en-US"/>
        </w:rPr>
        <w:t>Biodiversité</w:t>
      </w:r>
      <w:proofErr w:type="spellEnd"/>
      <w:r w:rsidRPr="000C6AD7">
        <w:rPr>
          <w:lang w:val="en-US"/>
        </w:rPr>
        <w:t>/1145 approved by the</w:t>
      </w:r>
      <w:r>
        <w:rPr>
          <w:lang w:val="en-US"/>
        </w:rPr>
        <w:t xml:space="preserve"> </w:t>
      </w:r>
      <w:proofErr w:type="spellStart"/>
      <w:r>
        <w:rPr>
          <w:lang w:val="en-US"/>
        </w:rPr>
        <w:t>Préfecture</w:t>
      </w:r>
      <w:proofErr w:type="spellEnd"/>
      <w:r>
        <w:rPr>
          <w:lang w:val="en-US"/>
        </w:rPr>
        <w:t xml:space="preserve"> de Loire-Atlantique, and the biopsies of the fin of amphibians </w:t>
      </w:r>
      <w:r>
        <w:rPr>
          <w:rFonts w:cs="Times New Roman"/>
          <w:lang w:val="en-US"/>
        </w:rPr>
        <w:t>were conducted</w:t>
      </w:r>
      <w:r w:rsidRPr="0018766C">
        <w:rPr>
          <w:lang w:val="en-US"/>
        </w:rPr>
        <w:t xml:space="preserve"> </w:t>
      </w:r>
      <w:r w:rsidRPr="006A7723">
        <w:rPr>
          <w:lang w:val="en-US"/>
        </w:rPr>
        <w:t xml:space="preserve">in accordance with ethics on animal care </w:t>
      </w:r>
      <w:r w:rsidRPr="000C6AD7">
        <w:rPr>
          <w:lang w:val="en-US"/>
        </w:rPr>
        <w:t>and permit</w:t>
      </w:r>
      <w:r>
        <w:rPr>
          <w:lang w:val="en-US"/>
        </w:rPr>
        <w:t xml:space="preserve"> n°APAFIS#3125-20152071140177v2. </w:t>
      </w:r>
      <w:r w:rsidR="00C624ED" w:rsidRPr="00F14CAF">
        <w:rPr>
          <w:rFonts w:cs="Times New Roman"/>
          <w:lang w:val="en-US"/>
        </w:rPr>
        <w:t xml:space="preserve">This study was funded by the </w:t>
      </w:r>
      <w:proofErr w:type="spellStart"/>
      <w:r w:rsidR="00C624ED" w:rsidRPr="00F14CAF">
        <w:rPr>
          <w:rFonts w:cs="Times New Roman"/>
          <w:lang w:val="en-US"/>
        </w:rPr>
        <w:t>Agence</w:t>
      </w:r>
      <w:proofErr w:type="spellEnd"/>
      <w:r w:rsidR="00C624ED" w:rsidRPr="00F14CAF">
        <w:rPr>
          <w:rFonts w:cs="Times New Roman"/>
          <w:lang w:val="en-US"/>
        </w:rPr>
        <w:t xml:space="preserve"> </w:t>
      </w:r>
      <w:proofErr w:type="spellStart"/>
      <w:r w:rsidR="00C624ED" w:rsidRPr="00F14CAF">
        <w:rPr>
          <w:rFonts w:cs="Times New Roman"/>
          <w:lang w:val="en-US"/>
        </w:rPr>
        <w:t>Française</w:t>
      </w:r>
      <w:proofErr w:type="spellEnd"/>
      <w:r w:rsidR="00C624ED" w:rsidRPr="00F14CAF">
        <w:rPr>
          <w:rFonts w:cs="Times New Roman"/>
          <w:lang w:val="en-US"/>
        </w:rPr>
        <w:t xml:space="preserve"> pour la </w:t>
      </w:r>
      <w:proofErr w:type="spellStart"/>
      <w:r w:rsidR="00C624ED" w:rsidRPr="00F14CAF">
        <w:rPr>
          <w:rFonts w:cs="Times New Roman"/>
          <w:lang w:val="en-US"/>
        </w:rPr>
        <w:t>Biodiversité</w:t>
      </w:r>
      <w:proofErr w:type="spellEnd"/>
      <w:r w:rsidR="00C624ED" w:rsidRPr="00F14CAF">
        <w:rPr>
          <w:rFonts w:cs="Times New Roman"/>
          <w:lang w:val="en-US"/>
        </w:rPr>
        <w:t xml:space="preserve"> (research program supervised by JMP) and the </w:t>
      </w:r>
      <w:proofErr w:type="spellStart"/>
      <w:r w:rsidR="00C624ED" w:rsidRPr="00F14CAF">
        <w:rPr>
          <w:rFonts w:cs="Times New Roman"/>
          <w:lang w:val="en-US"/>
        </w:rPr>
        <w:t>Ministère</w:t>
      </w:r>
      <w:proofErr w:type="spellEnd"/>
      <w:r w:rsidR="00C624ED" w:rsidRPr="00F14CAF">
        <w:rPr>
          <w:rFonts w:cs="Times New Roman"/>
          <w:lang w:val="en-US"/>
        </w:rPr>
        <w:t xml:space="preserve"> de </w:t>
      </w:r>
      <w:proofErr w:type="spellStart"/>
      <w:r w:rsidR="00C624ED" w:rsidRPr="00F14CAF">
        <w:rPr>
          <w:rFonts w:cs="Times New Roman"/>
          <w:lang w:val="en-US"/>
        </w:rPr>
        <w:t>l’Education</w:t>
      </w:r>
      <w:proofErr w:type="spellEnd"/>
      <w:r w:rsidR="00C624ED" w:rsidRPr="00F14CAF">
        <w:rPr>
          <w:rFonts w:cs="Times New Roman"/>
          <w:lang w:val="en-US"/>
        </w:rPr>
        <w:t xml:space="preserve"> </w:t>
      </w:r>
      <w:proofErr w:type="spellStart"/>
      <w:r w:rsidR="00C624ED" w:rsidRPr="00F14CAF">
        <w:rPr>
          <w:rFonts w:cs="Times New Roman"/>
          <w:lang w:val="en-US"/>
        </w:rPr>
        <w:t>Nationale</w:t>
      </w:r>
      <w:proofErr w:type="spellEnd"/>
      <w:r w:rsidR="00C624ED" w:rsidRPr="00F14CAF">
        <w:rPr>
          <w:rFonts w:cs="Times New Roman"/>
          <w:lang w:val="en-US"/>
        </w:rPr>
        <w:t xml:space="preserve">, de </w:t>
      </w:r>
      <w:proofErr w:type="spellStart"/>
      <w:r w:rsidR="00C624ED" w:rsidRPr="00F14CAF">
        <w:rPr>
          <w:rFonts w:cs="Times New Roman"/>
          <w:lang w:val="en-US"/>
        </w:rPr>
        <w:t>l’Enseignement</w:t>
      </w:r>
      <w:proofErr w:type="spellEnd"/>
      <w:r w:rsidR="00C624ED" w:rsidRPr="00F14CAF">
        <w:rPr>
          <w:rFonts w:cs="Times New Roman"/>
          <w:lang w:val="en-US"/>
        </w:rPr>
        <w:t xml:space="preserve"> </w:t>
      </w:r>
      <w:proofErr w:type="spellStart"/>
      <w:r w:rsidR="00C624ED" w:rsidRPr="00F14CAF">
        <w:rPr>
          <w:rFonts w:cs="Times New Roman"/>
          <w:lang w:val="en-US"/>
        </w:rPr>
        <w:t>Supérieur</w:t>
      </w:r>
      <w:proofErr w:type="spellEnd"/>
      <w:r w:rsidR="00C624ED" w:rsidRPr="00F14CAF">
        <w:rPr>
          <w:rFonts w:cs="Times New Roman"/>
          <w:lang w:val="en-US"/>
        </w:rPr>
        <w:t xml:space="preserve"> et de la Recherche (PhD Grant to NB). </w:t>
      </w:r>
      <w:r w:rsidR="00C624ED" w:rsidRPr="008863C3">
        <w:rPr>
          <w:rFonts w:cs="Times New Roman"/>
          <w:lang w:val="en-US"/>
        </w:rPr>
        <w:t xml:space="preserve">We thank </w:t>
      </w:r>
      <w:r w:rsidR="00C624ED" w:rsidRPr="008863C3">
        <w:rPr>
          <w:rFonts w:cs="Times New Roman"/>
          <w:color w:val="1B1C20"/>
          <w:lang w:val="en-US"/>
        </w:rPr>
        <w:t>the Parc</w:t>
      </w:r>
      <w:r w:rsidR="00C624ED" w:rsidRPr="008863C3">
        <w:rPr>
          <w:rFonts w:cs="Times New Roman"/>
          <w:lang w:val="en-US"/>
        </w:rPr>
        <w:t xml:space="preserve"> Natural </w:t>
      </w:r>
      <w:proofErr w:type="spellStart"/>
      <w:r w:rsidR="00C624ED" w:rsidRPr="008863C3">
        <w:rPr>
          <w:rFonts w:cs="Times New Roman"/>
          <w:lang w:val="en-US"/>
        </w:rPr>
        <w:t>Régional</w:t>
      </w:r>
      <w:proofErr w:type="spellEnd"/>
      <w:r w:rsidR="00C624ED" w:rsidRPr="008863C3">
        <w:rPr>
          <w:rFonts w:cs="Times New Roman"/>
          <w:lang w:val="en-US"/>
        </w:rPr>
        <w:t xml:space="preserve"> de Brière</w:t>
      </w:r>
      <w:r w:rsidR="00C624ED" w:rsidRPr="008863C3">
        <w:rPr>
          <w:rFonts w:cs="Times New Roman"/>
          <w:color w:val="1B1C20"/>
          <w:lang w:val="en-US"/>
        </w:rPr>
        <w:t xml:space="preserve">, notably J.P. Damien, for supporting our research activities on amphibian ecology, and Adrien </w:t>
      </w:r>
      <w:proofErr w:type="spellStart"/>
      <w:r w:rsidR="00C624ED" w:rsidRPr="008863C3">
        <w:rPr>
          <w:rFonts w:cs="Times New Roman"/>
          <w:color w:val="1B1C20"/>
          <w:lang w:val="en-US"/>
        </w:rPr>
        <w:t>Oger</w:t>
      </w:r>
      <w:proofErr w:type="spellEnd"/>
      <w:r w:rsidR="00C624ED" w:rsidRPr="008863C3">
        <w:rPr>
          <w:rFonts w:cs="Times New Roman"/>
          <w:color w:val="1B1C20"/>
          <w:lang w:val="en-US"/>
        </w:rPr>
        <w:t xml:space="preserve"> and Dominique </w:t>
      </w:r>
      <w:proofErr w:type="spellStart"/>
      <w:r w:rsidR="00C624ED" w:rsidRPr="008863C3">
        <w:rPr>
          <w:rFonts w:cs="Times New Roman"/>
          <w:color w:val="1B1C20"/>
          <w:lang w:val="en-US"/>
        </w:rPr>
        <w:t>Huteau</w:t>
      </w:r>
      <w:proofErr w:type="spellEnd"/>
      <w:r w:rsidR="00C624ED" w:rsidRPr="008863C3">
        <w:rPr>
          <w:rFonts w:cs="Times New Roman"/>
          <w:color w:val="1B1C20"/>
          <w:lang w:val="en-US"/>
        </w:rPr>
        <w:t xml:space="preserve"> for their help in samples processing. The authors declare that they have no conflict of interest. </w:t>
      </w:r>
    </w:p>
    <w:p w14:paraId="69EFE5E6" w14:textId="46096CFA" w:rsidR="003A5B54" w:rsidRPr="00943F24" w:rsidRDefault="003A5B54" w:rsidP="003A5B54">
      <w:pPr>
        <w:pStyle w:val="Titre1"/>
        <w:rPr>
          <w:lang w:val="fr-FR"/>
        </w:rPr>
      </w:pPr>
      <w:proofErr w:type="spellStart"/>
      <w:r w:rsidRPr="00943F24">
        <w:rPr>
          <w:lang w:val="fr-FR"/>
        </w:rPr>
        <w:t>References</w:t>
      </w:r>
      <w:proofErr w:type="spellEnd"/>
    </w:p>
    <w:p w14:paraId="41D4A1EE" w14:textId="77777777" w:rsidR="00B9376E" w:rsidRDefault="003A5B54" w:rsidP="00B9376E">
      <w:pPr>
        <w:pStyle w:val="Bibliographie"/>
      </w:pPr>
      <w:r w:rsidRPr="006A7723">
        <w:rPr>
          <w:lang w:val="en-US"/>
        </w:rPr>
        <w:fldChar w:fldCharType="begin"/>
      </w:r>
      <w:r w:rsidR="00AC659B" w:rsidRPr="00A217B4">
        <w:rPr>
          <w:lang w:val="fr-FR"/>
        </w:rPr>
        <w:instrText xml:space="preserve"> ADDIN ZOTERO_BIBL {"uncited":[],"omitted":[],"custom":[]} CSL_BIBLIOGRAPHY </w:instrText>
      </w:r>
      <w:r w:rsidRPr="006A7723">
        <w:rPr>
          <w:lang w:val="en-US"/>
        </w:rPr>
        <w:fldChar w:fldCharType="separate"/>
      </w:r>
      <w:r w:rsidR="00B9376E" w:rsidRPr="00B9376E">
        <w:rPr>
          <w:lang w:val="fr-FR"/>
        </w:rPr>
        <w:t xml:space="preserve">ACEMAV  coll. 2003. </w:t>
      </w:r>
      <w:r w:rsidR="00B9376E" w:rsidRPr="00B9376E">
        <w:rPr>
          <w:i/>
          <w:iCs/>
          <w:lang w:val="fr-FR"/>
        </w:rPr>
        <w:t>Les amphibiens de France, Belgique et Luxembourg</w:t>
      </w:r>
      <w:r w:rsidR="00B9376E" w:rsidRPr="00B9376E">
        <w:rPr>
          <w:lang w:val="fr-FR"/>
        </w:rPr>
        <w:t xml:space="preserve">. </w:t>
      </w:r>
      <w:r w:rsidR="00B9376E">
        <w:t>Mèze, France.</w:t>
      </w:r>
    </w:p>
    <w:p w14:paraId="15550247" w14:textId="77777777" w:rsidR="00B9376E" w:rsidRDefault="00B9376E" w:rsidP="00B9376E">
      <w:pPr>
        <w:pStyle w:val="Bibliographie"/>
      </w:pPr>
      <w:r>
        <w:t xml:space="preserve">Alcorlo P, Baltanás A. 2013. The trophic ecology of the red swamp crayﬁsh (Procambarus clarkii) in Mediterranean aquatic ecosystems: a stable isotope study. </w:t>
      </w:r>
      <w:r>
        <w:rPr>
          <w:i/>
          <w:iCs/>
        </w:rPr>
        <w:t>Limnetica</w:t>
      </w:r>
      <w:r>
        <w:t xml:space="preserve"> </w:t>
      </w:r>
      <w:r>
        <w:rPr>
          <w:b/>
          <w:bCs/>
        </w:rPr>
        <w:t>32</w:t>
      </w:r>
      <w:r>
        <w:t>: 121–138.</w:t>
      </w:r>
    </w:p>
    <w:p w14:paraId="794516F6" w14:textId="77777777" w:rsidR="00B9376E" w:rsidRDefault="00B9376E" w:rsidP="00B9376E">
      <w:pPr>
        <w:pStyle w:val="Bibliographie"/>
      </w:pPr>
      <w:r>
        <w:t xml:space="preserve">Alcorlo P, Geiger W, Otero M. 2004. Feeding Preferences and Food Selection of the Red Swamp Crayfish, Procambarus clarkii, in Habitats Differing in Food Item Diversity. </w:t>
      </w:r>
      <w:r>
        <w:rPr>
          <w:i/>
          <w:iCs/>
        </w:rPr>
        <w:t>Crustaceana</w:t>
      </w:r>
      <w:r>
        <w:t xml:space="preserve"> </w:t>
      </w:r>
      <w:r>
        <w:rPr>
          <w:b/>
          <w:bCs/>
        </w:rPr>
        <w:t>77</w:t>
      </w:r>
      <w:r>
        <w:t>: 435–453.</w:t>
      </w:r>
    </w:p>
    <w:p w14:paraId="6A8ECBE8" w14:textId="77777777" w:rsidR="00B9376E" w:rsidRDefault="00B9376E" w:rsidP="00B9376E">
      <w:pPr>
        <w:pStyle w:val="Bibliographie"/>
      </w:pPr>
      <w:r>
        <w:t xml:space="preserve">Altig R, Whiles MR, Taylor CL. 2007. What do tadpoles really eat? Assessing the trophic status of an understudied and imperiled group of consumers in freshwater habitats. </w:t>
      </w:r>
      <w:r>
        <w:rPr>
          <w:i/>
          <w:iCs/>
        </w:rPr>
        <w:t>Freshwater Biology</w:t>
      </w:r>
      <w:r>
        <w:t xml:space="preserve"> </w:t>
      </w:r>
      <w:r>
        <w:rPr>
          <w:b/>
          <w:bCs/>
        </w:rPr>
        <w:t>52</w:t>
      </w:r>
      <w:r>
        <w:t>: 386–395.</w:t>
      </w:r>
    </w:p>
    <w:p w14:paraId="03317CE5" w14:textId="77777777" w:rsidR="00B9376E" w:rsidRDefault="00B9376E" w:rsidP="00B9376E">
      <w:pPr>
        <w:pStyle w:val="Bibliographie"/>
      </w:pPr>
      <w:r>
        <w:t xml:space="preserve">Arribas R, Díaz-Paniagua C, Caut S, Gomez-Mestre I. 2015. Stable isotopes reveal trophic partitioning and trophic plasticity of a larval amphibian guild (E Gorokhova, Ed). </w:t>
      </w:r>
      <w:r>
        <w:rPr>
          <w:i/>
          <w:iCs/>
        </w:rPr>
        <w:t>PLOS ONE</w:t>
      </w:r>
      <w:r>
        <w:t xml:space="preserve"> </w:t>
      </w:r>
      <w:r>
        <w:rPr>
          <w:b/>
          <w:bCs/>
        </w:rPr>
        <w:t>10</w:t>
      </w:r>
      <w:r>
        <w:t>: e0130897.</w:t>
      </w:r>
    </w:p>
    <w:p w14:paraId="1C91091A" w14:textId="77777777" w:rsidR="00B9376E" w:rsidRDefault="00B9376E" w:rsidP="00B9376E">
      <w:pPr>
        <w:pStyle w:val="Bibliographie"/>
      </w:pPr>
      <w:r>
        <w:t xml:space="preserve">Baillie J, Hilton-Taylor C, Stuart SN. 2004. </w:t>
      </w:r>
      <w:r>
        <w:rPr>
          <w:i/>
          <w:iCs/>
        </w:rPr>
        <w:t>2004 IUCN red list of threatened species: a global species assessment</w:t>
      </w:r>
      <w:r>
        <w:t>. IUCN--The World Conservation Union: Gland, Switzerland.</w:t>
      </w:r>
    </w:p>
    <w:p w14:paraId="0316EEDC" w14:textId="77777777" w:rsidR="00B9376E" w:rsidRDefault="00B9376E" w:rsidP="00B9376E">
      <w:pPr>
        <w:pStyle w:val="Bibliographie"/>
      </w:pPr>
      <w:r>
        <w:t xml:space="preserve">Bates D, Mächler M, Bolker B, Walker S. 2014. Fitting Linear Mixed-Effects Models using lme4. </w:t>
      </w:r>
      <w:r>
        <w:rPr>
          <w:i/>
          <w:iCs/>
        </w:rPr>
        <w:t>arXiv:1406.5823 [stat]</w:t>
      </w:r>
      <w:r>
        <w:t>.</w:t>
      </w:r>
    </w:p>
    <w:p w14:paraId="21D6322F" w14:textId="77777777" w:rsidR="00B9376E" w:rsidRPr="00B9376E" w:rsidRDefault="00B9376E" w:rsidP="00B9376E">
      <w:pPr>
        <w:pStyle w:val="Bibliographie"/>
        <w:rPr>
          <w:lang w:val="fr-FR"/>
        </w:rPr>
      </w:pPr>
      <w:r>
        <w:lastRenderedPageBreak/>
        <w:t xml:space="preserve">Beebee TJC, Griffiths RA. 2005. The amphibian decline crisis: a watershed for conservation biology? </w:t>
      </w:r>
      <w:r w:rsidRPr="00B9376E">
        <w:rPr>
          <w:i/>
          <w:iCs/>
          <w:lang w:val="fr-FR"/>
        </w:rPr>
        <w:t>Biological Conservation</w:t>
      </w:r>
      <w:r w:rsidRPr="00B9376E">
        <w:rPr>
          <w:lang w:val="fr-FR"/>
        </w:rPr>
        <w:t xml:space="preserve"> </w:t>
      </w:r>
      <w:r w:rsidRPr="00B9376E">
        <w:rPr>
          <w:b/>
          <w:bCs/>
          <w:lang w:val="fr-FR"/>
        </w:rPr>
        <w:t>125</w:t>
      </w:r>
      <w:r w:rsidRPr="00B9376E">
        <w:rPr>
          <w:lang w:val="fr-FR"/>
        </w:rPr>
        <w:t>: 271–285.</w:t>
      </w:r>
    </w:p>
    <w:p w14:paraId="314FFAC3" w14:textId="77777777" w:rsidR="00B9376E" w:rsidRDefault="00B9376E" w:rsidP="00B9376E">
      <w:pPr>
        <w:pStyle w:val="Bibliographie"/>
      </w:pPr>
      <w:r w:rsidRPr="00B9376E">
        <w:rPr>
          <w:lang w:val="fr-FR"/>
        </w:rPr>
        <w:t xml:space="preserve">Bélouard N, Petit EJ, Huteau D, Oger A, Paillisson J-M. 2018a. </w:t>
      </w:r>
      <w:r>
        <w:t xml:space="preserve">Fins are relevant non-lethal surrogates for muscle to measure stable isotopes in amphibians. </w:t>
      </w:r>
      <w:r>
        <w:rPr>
          <w:i/>
          <w:iCs/>
        </w:rPr>
        <w:t>submitted</w:t>
      </w:r>
      <w:r>
        <w:t>.</w:t>
      </w:r>
    </w:p>
    <w:p w14:paraId="6453D278" w14:textId="77777777" w:rsidR="00B9376E" w:rsidRDefault="00B9376E" w:rsidP="00B9376E">
      <w:pPr>
        <w:pStyle w:val="Bibliographie"/>
      </w:pPr>
      <w:r w:rsidRPr="00B9376E">
        <w:rPr>
          <w:lang w:val="fr-FR"/>
        </w:rPr>
        <w:t xml:space="preserve">Bélouard N, Petit EJ, Paillisson J-M. 2018b. </w:t>
      </w:r>
      <w:r>
        <w:t xml:space="preserve">Variable effects of an invasive species on the reproduction and distribution of native species in pond networks. </w:t>
      </w:r>
      <w:r>
        <w:rPr>
          <w:i/>
          <w:iCs/>
        </w:rPr>
        <w:t>Accepted in Freshwater Biology</w:t>
      </w:r>
      <w:r>
        <w:t>.</w:t>
      </w:r>
    </w:p>
    <w:p w14:paraId="7EBE384E" w14:textId="77777777" w:rsidR="00B9376E" w:rsidRDefault="00B9376E" w:rsidP="00B9376E">
      <w:pPr>
        <w:pStyle w:val="Bibliographie"/>
      </w:pPr>
      <w:r>
        <w:t xml:space="preserve">Bøhn T, Amundsen P-A, Sparrow A. 2008. Competitive exclusion after invasion? </w:t>
      </w:r>
      <w:r>
        <w:rPr>
          <w:i/>
          <w:iCs/>
        </w:rPr>
        <w:t>Biological Invasions</w:t>
      </w:r>
      <w:r>
        <w:t xml:space="preserve"> </w:t>
      </w:r>
      <w:r>
        <w:rPr>
          <w:b/>
          <w:bCs/>
        </w:rPr>
        <w:t>10</w:t>
      </w:r>
      <w:r>
        <w:t>: 359–368.</w:t>
      </w:r>
    </w:p>
    <w:p w14:paraId="62830C0F" w14:textId="77777777" w:rsidR="00B9376E" w:rsidRDefault="00B9376E" w:rsidP="00B9376E">
      <w:pPr>
        <w:pStyle w:val="Bibliographie"/>
      </w:pPr>
      <w:r>
        <w:t xml:space="preserve">Britton JR, Ruiz-Navarro A, Verreycken H, Amat-Trigo F. 2018. Trophic consequences of introduced species: Comparative impacts of increased interspecific versus intraspecific competitive interactions (SC Trullas, Ed). </w:t>
      </w:r>
      <w:r>
        <w:rPr>
          <w:i/>
          <w:iCs/>
        </w:rPr>
        <w:t>Functional Ecology</w:t>
      </w:r>
      <w:r>
        <w:t xml:space="preserve"> </w:t>
      </w:r>
      <w:r>
        <w:rPr>
          <w:b/>
          <w:bCs/>
        </w:rPr>
        <w:t>32</w:t>
      </w:r>
      <w:r>
        <w:t>: 486–495.</w:t>
      </w:r>
    </w:p>
    <w:p w14:paraId="587281E0" w14:textId="77777777" w:rsidR="00B9376E" w:rsidRDefault="00B9376E" w:rsidP="00B9376E">
      <w:pPr>
        <w:pStyle w:val="Bibliographie"/>
      </w:pPr>
      <w:r>
        <w:t xml:space="preserve">Burnham KP, Anderson DR. 2003. </w:t>
      </w:r>
      <w:r>
        <w:rPr>
          <w:i/>
          <w:iCs/>
        </w:rPr>
        <w:t>Model selection and multimodel inference: a practical information-theoretic approach</w:t>
      </w:r>
      <w:r>
        <w:t>. Springer Science &amp; Business Media.</w:t>
      </w:r>
    </w:p>
    <w:p w14:paraId="3BED53D4" w14:textId="77777777" w:rsidR="00B9376E" w:rsidRDefault="00B9376E" w:rsidP="00B9376E">
      <w:pPr>
        <w:pStyle w:val="Bibliographie"/>
      </w:pPr>
      <w:r>
        <w:t xml:space="preserve">Carreira BM, Dias MP, Rebelo R. 2014. How consumption and fragmentation of macrophytes by the invasive crayfish </w:t>
      </w:r>
      <w:r>
        <w:rPr>
          <w:i/>
          <w:iCs/>
        </w:rPr>
        <w:t>Procambarus clarkii</w:t>
      </w:r>
      <w:r>
        <w:t xml:space="preserve"> shape the macrophyte communities of temporary ponds. </w:t>
      </w:r>
      <w:r>
        <w:rPr>
          <w:i/>
          <w:iCs/>
        </w:rPr>
        <w:t>Hydrobiologia</w:t>
      </w:r>
      <w:r>
        <w:t xml:space="preserve"> </w:t>
      </w:r>
      <w:r>
        <w:rPr>
          <w:b/>
          <w:bCs/>
        </w:rPr>
        <w:t>721</w:t>
      </w:r>
      <w:r>
        <w:t>: 89–98.</w:t>
      </w:r>
    </w:p>
    <w:p w14:paraId="1AB5C39C" w14:textId="77777777" w:rsidR="00B9376E" w:rsidRDefault="00B9376E" w:rsidP="00B9376E">
      <w:pPr>
        <w:pStyle w:val="Bibliographie"/>
      </w:pPr>
      <w:r>
        <w:t xml:space="preserve">Carreira BM, Segurado P, Orizaola G, Gonçalves N, Pinto V, Laurila A, Rebelo R. 2016. Warm vegetarians? Heat waves and diet shifts in tadpoles. </w:t>
      </w:r>
      <w:r>
        <w:rPr>
          <w:i/>
          <w:iCs/>
        </w:rPr>
        <w:t>Ecology</w:t>
      </w:r>
      <w:r>
        <w:t xml:space="preserve"> </w:t>
      </w:r>
      <w:r>
        <w:rPr>
          <w:b/>
          <w:bCs/>
        </w:rPr>
        <w:t>97</w:t>
      </w:r>
      <w:r>
        <w:t>: 2964–2974.</w:t>
      </w:r>
    </w:p>
    <w:p w14:paraId="4A1DF81C" w14:textId="77777777" w:rsidR="00B9376E" w:rsidRDefault="00B9376E" w:rsidP="00B9376E">
      <w:pPr>
        <w:pStyle w:val="Bibliographie"/>
      </w:pPr>
      <w:r>
        <w:t xml:space="preserve">Carreira BM, Segurado P, Laurila A, Rebelo R. 2017. Can heat waves change the trophic role of the world’s most invasive crayfish? Diet shifts in Procambarus clarkii (HG Dam, Ed). </w:t>
      </w:r>
      <w:r>
        <w:rPr>
          <w:i/>
          <w:iCs/>
        </w:rPr>
        <w:t>PLOS ONE</w:t>
      </w:r>
      <w:r>
        <w:t xml:space="preserve"> </w:t>
      </w:r>
      <w:r>
        <w:rPr>
          <w:b/>
          <w:bCs/>
        </w:rPr>
        <w:t>12</w:t>
      </w:r>
      <w:r>
        <w:t>: e0183108.</w:t>
      </w:r>
    </w:p>
    <w:p w14:paraId="7AC42C1A" w14:textId="77777777" w:rsidR="00B9376E" w:rsidRDefault="00B9376E" w:rsidP="00B9376E">
      <w:pPr>
        <w:pStyle w:val="Bibliographie"/>
      </w:pPr>
      <w:r>
        <w:t xml:space="preserve">Caut S, Angulo E, Díaz-Paniagua C, Gomez-Mestre I. 2013. Plastic changes in tadpole trophic ecology revealed by stable isotope analysis. </w:t>
      </w:r>
      <w:r>
        <w:rPr>
          <w:i/>
          <w:iCs/>
        </w:rPr>
        <w:t>Oecologia</w:t>
      </w:r>
      <w:r>
        <w:t xml:space="preserve"> </w:t>
      </w:r>
      <w:r>
        <w:rPr>
          <w:b/>
          <w:bCs/>
        </w:rPr>
        <w:t>173</w:t>
      </w:r>
      <w:r>
        <w:t>: 95–105.</w:t>
      </w:r>
    </w:p>
    <w:p w14:paraId="52DCCACB" w14:textId="77777777" w:rsidR="00B9376E" w:rsidRDefault="00B9376E" w:rsidP="00B9376E">
      <w:pPr>
        <w:pStyle w:val="Bibliographie"/>
      </w:pPr>
      <w:r>
        <w:t xml:space="preserve">Chesson P. 2000. Mechanisms of maintenance of species diversity. </w:t>
      </w:r>
      <w:r>
        <w:rPr>
          <w:i/>
          <w:iCs/>
        </w:rPr>
        <w:t>Annual review of Ecology and Systematics</w:t>
      </w:r>
      <w:r>
        <w:t xml:space="preserve"> </w:t>
      </w:r>
      <w:r>
        <w:rPr>
          <w:b/>
          <w:bCs/>
        </w:rPr>
        <w:t>31</w:t>
      </w:r>
      <w:r>
        <w:t>: 343–366.</w:t>
      </w:r>
    </w:p>
    <w:p w14:paraId="7B5CB691" w14:textId="77777777" w:rsidR="00B9376E" w:rsidRDefault="00B9376E" w:rsidP="00B9376E">
      <w:pPr>
        <w:pStyle w:val="Bibliographie"/>
      </w:pPr>
      <w:r>
        <w:lastRenderedPageBreak/>
        <w:t>Correia AM. 2002. Niche breadth and trophic diversity: feeding behaviour of the red swamp crayfish (</w:t>
      </w:r>
      <w:r>
        <w:rPr>
          <w:i/>
          <w:iCs/>
        </w:rPr>
        <w:t>Procambarus clarkii</w:t>
      </w:r>
      <w:r>
        <w:t xml:space="preserve">) towards environmental availability of aquatic macroinvertebrates in a rice field (Portugal). </w:t>
      </w:r>
      <w:r>
        <w:rPr>
          <w:i/>
          <w:iCs/>
        </w:rPr>
        <w:t>Acta Oecologica</w:t>
      </w:r>
      <w:r>
        <w:t xml:space="preserve"> </w:t>
      </w:r>
      <w:r>
        <w:rPr>
          <w:b/>
          <w:bCs/>
        </w:rPr>
        <w:t>23</w:t>
      </w:r>
      <w:r>
        <w:t>: 421–429.</w:t>
      </w:r>
    </w:p>
    <w:p w14:paraId="2ED4DD4D" w14:textId="77777777" w:rsidR="00B9376E" w:rsidRDefault="00B9376E" w:rsidP="00B9376E">
      <w:pPr>
        <w:pStyle w:val="Bibliographie"/>
      </w:pPr>
      <w:r>
        <w:t xml:space="preserve">Correia AM. 2003. Food choice by the introduced crayﬁsh Procambarus clarkii. </w:t>
      </w:r>
      <w:r>
        <w:rPr>
          <w:i/>
          <w:iCs/>
        </w:rPr>
        <w:t>Annales Zoologici Fennici</w:t>
      </w:r>
      <w:r>
        <w:t xml:space="preserve"> </w:t>
      </w:r>
      <w:r>
        <w:rPr>
          <w:b/>
          <w:bCs/>
        </w:rPr>
        <w:t>40</w:t>
      </w:r>
      <w:r>
        <w:t>: 517–528.</w:t>
      </w:r>
    </w:p>
    <w:p w14:paraId="373A99EE" w14:textId="77777777" w:rsidR="00B9376E" w:rsidRDefault="00B9376E" w:rsidP="00B9376E">
      <w:pPr>
        <w:pStyle w:val="Bibliographie"/>
      </w:pPr>
      <w:r>
        <w:t xml:space="preserve">Covaciu-Marcov SD. 2010. Feeding of three syntopic newt species (Triturus cristatus, Mesotriton alpestris and Lissotriton vulgaris) from Western Romania. </w:t>
      </w:r>
      <w:r>
        <w:rPr>
          <w:i/>
          <w:iCs/>
        </w:rPr>
        <w:t>North-Western Journal of Zoology</w:t>
      </w:r>
      <w:r>
        <w:t xml:space="preserve"> </w:t>
      </w:r>
      <w:r>
        <w:rPr>
          <w:b/>
          <w:bCs/>
        </w:rPr>
        <w:t>6</w:t>
      </w:r>
      <w:r>
        <w:t>: 95–108.</w:t>
      </w:r>
    </w:p>
    <w:p w14:paraId="5E3019D3" w14:textId="77777777" w:rsidR="00B9376E" w:rsidRDefault="00B9376E" w:rsidP="00B9376E">
      <w:pPr>
        <w:pStyle w:val="Bibliographie"/>
      </w:pPr>
      <w:r>
        <w:t xml:space="preserve">Cruz M, Pascoal S, Tejedo M, Rebelo R. 2006. Predation by an exotic crayfish, </w:t>
      </w:r>
      <w:r>
        <w:rPr>
          <w:i/>
          <w:iCs/>
        </w:rPr>
        <w:t>Procambarus clarkii</w:t>
      </w:r>
      <w:r>
        <w:t xml:space="preserve">, on natterjack toad, </w:t>
      </w:r>
      <w:r>
        <w:rPr>
          <w:i/>
          <w:iCs/>
        </w:rPr>
        <w:t>Bufo calamita</w:t>
      </w:r>
      <w:r>
        <w:t xml:space="preserve">, embryos: its role on the exclusion of this amphibian from its breeding ponds. </w:t>
      </w:r>
      <w:r>
        <w:rPr>
          <w:i/>
          <w:iCs/>
        </w:rPr>
        <w:t>Copeia</w:t>
      </w:r>
      <w:r>
        <w:t xml:space="preserve"> </w:t>
      </w:r>
      <w:r>
        <w:rPr>
          <w:b/>
          <w:bCs/>
        </w:rPr>
        <w:t>2006</w:t>
      </w:r>
      <w:r>
        <w:t>: 274–280.</w:t>
      </w:r>
    </w:p>
    <w:p w14:paraId="765B8FBC" w14:textId="77777777" w:rsidR="00B9376E" w:rsidRDefault="00B9376E" w:rsidP="00B9376E">
      <w:pPr>
        <w:pStyle w:val="Bibliographie"/>
      </w:pPr>
      <w:r>
        <w:t xml:space="preserve">Cruz MJ, Rebelo R. 2005. Vulnerability of Southwest Iberian amphibians to an introduced crayfish, </w:t>
      </w:r>
      <w:r>
        <w:rPr>
          <w:i/>
          <w:iCs/>
        </w:rPr>
        <w:t>Procambarus clarkii</w:t>
      </w:r>
      <w:r>
        <w:t xml:space="preserve">. </w:t>
      </w:r>
      <w:r>
        <w:rPr>
          <w:i/>
          <w:iCs/>
        </w:rPr>
        <w:t>Amphibia-Reptilia</w:t>
      </w:r>
      <w:r>
        <w:t xml:space="preserve"> </w:t>
      </w:r>
      <w:r>
        <w:rPr>
          <w:b/>
          <w:bCs/>
        </w:rPr>
        <w:t>26</w:t>
      </w:r>
      <w:r>
        <w:t>: 293–303.</w:t>
      </w:r>
    </w:p>
    <w:p w14:paraId="31A62891" w14:textId="77777777" w:rsidR="00B9376E" w:rsidRPr="00B9376E" w:rsidRDefault="00B9376E" w:rsidP="00B9376E">
      <w:pPr>
        <w:pStyle w:val="Bibliographie"/>
        <w:rPr>
          <w:lang w:val="fr-FR"/>
        </w:rPr>
      </w:pPr>
      <w:r>
        <w:t xml:space="preserve">Cucherousset J, Olden JD. 2011. Ecological impacts of nonnative freshwater fishes. </w:t>
      </w:r>
      <w:r w:rsidRPr="00B9376E">
        <w:rPr>
          <w:i/>
          <w:iCs/>
          <w:lang w:val="fr-FR"/>
        </w:rPr>
        <w:t>Fisheries</w:t>
      </w:r>
      <w:r w:rsidRPr="00B9376E">
        <w:rPr>
          <w:lang w:val="fr-FR"/>
        </w:rPr>
        <w:t xml:space="preserve"> </w:t>
      </w:r>
      <w:r w:rsidRPr="00B9376E">
        <w:rPr>
          <w:b/>
          <w:bCs/>
          <w:lang w:val="fr-FR"/>
        </w:rPr>
        <w:t>36</w:t>
      </w:r>
      <w:r w:rsidRPr="00B9376E">
        <w:rPr>
          <w:lang w:val="fr-FR"/>
        </w:rPr>
        <w:t>: 215–230.</w:t>
      </w:r>
    </w:p>
    <w:p w14:paraId="4E6F1386" w14:textId="77777777" w:rsidR="00B9376E" w:rsidRDefault="00B9376E" w:rsidP="00B9376E">
      <w:pPr>
        <w:pStyle w:val="Bibliographie"/>
      </w:pPr>
      <w:r w:rsidRPr="00B9376E">
        <w:rPr>
          <w:lang w:val="fr-FR"/>
        </w:rPr>
        <w:t xml:space="preserve">Cucherousset J, Bouletreau S, Martino A, Roussel J-M, Santoul F. 2012. </w:t>
      </w:r>
      <w:r>
        <w:t xml:space="preserve">Using stable isotope analyses to determine the ecological effects of non-native fishes. </w:t>
      </w:r>
      <w:r>
        <w:rPr>
          <w:i/>
          <w:iCs/>
        </w:rPr>
        <w:t>Fisheries Management and Ecology</w:t>
      </w:r>
      <w:r>
        <w:t xml:space="preserve"> </w:t>
      </w:r>
      <w:r>
        <w:rPr>
          <w:b/>
          <w:bCs/>
        </w:rPr>
        <w:t>19</w:t>
      </w:r>
      <w:r>
        <w:t>: 111–119.</w:t>
      </w:r>
    </w:p>
    <w:p w14:paraId="164CD526" w14:textId="77777777" w:rsidR="00B9376E" w:rsidRDefault="00B9376E" w:rsidP="00B9376E">
      <w:pPr>
        <w:pStyle w:val="Bibliographie"/>
      </w:pPr>
      <w:r>
        <w:t xml:space="preserve">David E, Thébault E, Anneville O, Duyck PF, Chapuis E, Loeuille N. 2017. Impacts of invasive species on food webs: A review of empirical data. In </w:t>
      </w:r>
      <w:r>
        <w:rPr>
          <w:i/>
          <w:iCs/>
        </w:rPr>
        <w:t>Network of invasion: A synthesis of concepts</w:t>
      </w:r>
      <w:r>
        <w:t>, Bohan D, , Dumbrell AJ, , Massol F (eds). Academic Press: Oxford; 1–60.</w:t>
      </w:r>
    </w:p>
    <w:p w14:paraId="1C99C1A3" w14:textId="77777777" w:rsidR="00B9376E" w:rsidRDefault="00B9376E" w:rsidP="00B9376E">
      <w:pPr>
        <w:pStyle w:val="Bibliographie"/>
      </w:pPr>
      <w:r>
        <w:t xml:space="preserve">Denoël M, Andreone F. 2003. Trophic habits and aquatic microhabitat use in gilled immature, paedomorphic and metamorphic Alpine newts (Triturus alpestris apuanus) in a pond in central Italy. </w:t>
      </w:r>
      <w:r>
        <w:rPr>
          <w:i/>
          <w:iCs/>
        </w:rPr>
        <w:t>Belgian Journal of Zoology</w:t>
      </w:r>
      <w:r>
        <w:t xml:space="preserve"> </w:t>
      </w:r>
      <w:r>
        <w:rPr>
          <w:b/>
          <w:bCs/>
        </w:rPr>
        <w:t>133</w:t>
      </w:r>
      <w:r>
        <w:t>: 95–102.</w:t>
      </w:r>
    </w:p>
    <w:p w14:paraId="51A651D8" w14:textId="77777777" w:rsidR="00B9376E" w:rsidRDefault="00B9376E" w:rsidP="00B9376E">
      <w:pPr>
        <w:pStyle w:val="Bibliographie"/>
      </w:pPr>
      <w:r>
        <w:t xml:space="preserve">Doi H, Chang K-H, Ando T, Ninomiya I, Imai H, Nakano S. 2009. Resource availability and ecosystem size predict food-chain length in pond ecosystems. </w:t>
      </w:r>
      <w:r>
        <w:rPr>
          <w:i/>
          <w:iCs/>
        </w:rPr>
        <w:t>Oikos</w:t>
      </w:r>
      <w:r>
        <w:t xml:space="preserve"> </w:t>
      </w:r>
      <w:r>
        <w:rPr>
          <w:b/>
          <w:bCs/>
        </w:rPr>
        <w:t>118</w:t>
      </w:r>
      <w:r>
        <w:t>: 138–144.</w:t>
      </w:r>
    </w:p>
    <w:p w14:paraId="749EBE2E" w14:textId="77777777" w:rsidR="00B9376E" w:rsidRPr="00B9376E" w:rsidRDefault="00B9376E" w:rsidP="00B9376E">
      <w:pPr>
        <w:pStyle w:val="Bibliographie"/>
        <w:rPr>
          <w:lang w:val="fr-FR"/>
        </w:rPr>
      </w:pPr>
      <w:r>
        <w:t xml:space="preserve">Elton CS. 1958. </w:t>
      </w:r>
      <w:r>
        <w:rPr>
          <w:i/>
          <w:iCs/>
        </w:rPr>
        <w:t>The ecology of invasions by animals and plants</w:t>
      </w:r>
      <w:r>
        <w:t xml:space="preserve">. </w:t>
      </w:r>
      <w:r w:rsidRPr="00B9376E">
        <w:rPr>
          <w:lang w:val="fr-FR"/>
        </w:rPr>
        <w:t>Chicago, IL, USA.</w:t>
      </w:r>
    </w:p>
    <w:p w14:paraId="08F2EE70" w14:textId="77777777" w:rsidR="00B9376E" w:rsidRDefault="00B9376E" w:rsidP="00B9376E">
      <w:pPr>
        <w:pStyle w:val="Bibliographie"/>
      </w:pPr>
      <w:r w:rsidRPr="00B9376E">
        <w:rPr>
          <w:lang w:val="fr-FR"/>
        </w:rPr>
        <w:lastRenderedPageBreak/>
        <w:t xml:space="preserve">Evangelista C, Boiche A, Lecerf A, Cucherousset J. 2014. </w:t>
      </w:r>
      <w:r>
        <w:t xml:space="preserve">Ecological opportunities and intraspecific competition alter trophic niche specialization in an opportunistic stream predator (S Bearhop, Ed). </w:t>
      </w:r>
      <w:r>
        <w:rPr>
          <w:i/>
          <w:iCs/>
        </w:rPr>
        <w:t>Journal of Animal Ecology</w:t>
      </w:r>
      <w:r>
        <w:t xml:space="preserve"> </w:t>
      </w:r>
      <w:r>
        <w:rPr>
          <w:b/>
          <w:bCs/>
        </w:rPr>
        <w:t>83</w:t>
      </w:r>
      <w:r>
        <w:t>: 1025–1034.</w:t>
      </w:r>
    </w:p>
    <w:p w14:paraId="6AB1FEC0" w14:textId="77777777" w:rsidR="00B9376E" w:rsidRDefault="00B9376E" w:rsidP="00B9376E">
      <w:pPr>
        <w:pStyle w:val="Bibliographie"/>
      </w:pPr>
      <w:r>
        <w:t xml:space="preserve">Fasola M, Canova L. 1992. Feeding habits of </w:t>
      </w:r>
      <w:r>
        <w:rPr>
          <w:i/>
          <w:iCs/>
        </w:rPr>
        <w:t>Triturus vulgaris, T. cristatus</w:t>
      </w:r>
      <w:r>
        <w:t xml:space="preserve"> and </w:t>
      </w:r>
      <w:r>
        <w:rPr>
          <w:i/>
          <w:iCs/>
        </w:rPr>
        <w:t>T. alpestris</w:t>
      </w:r>
      <w:r>
        <w:t xml:space="preserve"> (Amphibia, Urodela) in the northern apennines (Italy). </w:t>
      </w:r>
      <w:r>
        <w:rPr>
          <w:i/>
          <w:iCs/>
        </w:rPr>
        <w:t>Bolletino di zoologia</w:t>
      </w:r>
      <w:r>
        <w:t xml:space="preserve"> </w:t>
      </w:r>
      <w:r>
        <w:rPr>
          <w:b/>
          <w:bCs/>
        </w:rPr>
        <w:t>59</w:t>
      </w:r>
      <w:r>
        <w:t>: 273–280.</w:t>
      </w:r>
    </w:p>
    <w:p w14:paraId="4986F134" w14:textId="77777777" w:rsidR="00B9376E" w:rsidRDefault="00B9376E" w:rsidP="00B9376E">
      <w:pPr>
        <w:pStyle w:val="Bibliographie"/>
      </w:pPr>
      <w:r>
        <w:t xml:space="preserve">Fry B. 2006. </w:t>
      </w:r>
      <w:r>
        <w:rPr>
          <w:i/>
          <w:iCs/>
        </w:rPr>
        <w:t>Stable isotope ecology</w:t>
      </w:r>
      <w:r>
        <w:t>. Springer: New York, NY.</w:t>
      </w:r>
    </w:p>
    <w:p w14:paraId="58E02F7B" w14:textId="77777777" w:rsidR="00B9376E" w:rsidRDefault="00B9376E" w:rsidP="00B9376E">
      <w:pPr>
        <w:pStyle w:val="Bibliographie"/>
      </w:pPr>
      <w:r w:rsidRPr="00B9376E">
        <w:rPr>
          <w:lang w:val="fr-FR"/>
        </w:rPr>
        <w:t xml:space="preserve">Gallardo B, Clavero M, Sánchez MI, Vilà M. 2016. </w:t>
      </w:r>
      <w:r>
        <w:t xml:space="preserve">Global ecological impacts of invasive species in aquatic ecosystems. </w:t>
      </w:r>
      <w:r>
        <w:rPr>
          <w:i/>
          <w:iCs/>
        </w:rPr>
        <w:t>Global Change Biology</w:t>
      </w:r>
      <w:r>
        <w:t xml:space="preserve"> </w:t>
      </w:r>
      <w:r>
        <w:rPr>
          <w:b/>
          <w:bCs/>
        </w:rPr>
        <w:t>22</w:t>
      </w:r>
      <w:r>
        <w:t>: 151–163.</w:t>
      </w:r>
    </w:p>
    <w:p w14:paraId="2B8A687D" w14:textId="77777777" w:rsidR="00B9376E" w:rsidRDefault="00B9376E" w:rsidP="00B9376E">
      <w:pPr>
        <w:pStyle w:val="Bibliographie"/>
      </w:pPr>
      <w:r>
        <w:t xml:space="preserve">Gomez-Mestre I, Diaz-Paniagua C. 2011. Invasive predatory crayfish do not trigger inducible defences in tadpoles. </w:t>
      </w:r>
      <w:r>
        <w:rPr>
          <w:i/>
          <w:iCs/>
        </w:rPr>
        <w:t>Proceedings of the Royal Society B: Biological Sciences</w:t>
      </w:r>
      <w:r>
        <w:t xml:space="preserve"> </w:t>
      </w:r>
      <w:r>
        <w:rPr>
          <w:b/>
          <w:bCs/>
        </w:rPr>
        <w:t>278</w:t>
      </w:r>
      <w:r>
        <w:t>: 3364–3370.</w:t>
      </w:r>
    </w:p>
    <w:p w14:paraId="77D73EFA" w14:textId="77777777" w:rsidR="00B9376E" w:rsidRDefault="00B9376E" w:rsidP="00B9376E">
      <w:pPr>
        <w:pStyle w:val="Bibliographie"/>
      </w:pPr>
      <w:r>
        <w:t xml:space="preserve">Gosner KL. 1960. A simplified table for staging anuran embryos and larvae with notes on identification. </w:t>
      </w:r>
      <w:r>
        <w:rPr>
          <w:i/>
          <w:iCs/>
        </w:rPr>
        <w:t>Herpetologica</w:t>
      </w:r>
      <w:r>
        <w:t xml:space="preserve"> </w:t>
      </w:r>
      <w:r>
        <w:rPr>
          <w:b/>
          <w:bCs/>
        </w:rPr>
        <w:t>16</w:t>
      </w:r>
      <w:r>
        <w:t>: 183–190.</w:t>
      </w:r>
    </w:p>
    <w:p w14:paraId="1797E62C" w14:textId="77777777" w:rsidR="00B9376E" w:rsidRDefault="00B9376E" w:rsidP="00B9376E">
      <w:pPr>
        <w:pStyle w:val="Bibliographie"/>
      </w:pPr>
      <w:r>
        <w:t xml:space="preserve">Griffiths RA. 1986. Feeding niche overlap and food selection in smooth and palmate newts, triturus vulgaris and t. helveticus, at a pond in mid-wales. </w:t>
      </w:r>
      <w:r>
        <w:rPr>
          <w:i/>
          <w:iCs/>
        </w:rPr>
        <w:t>Journal of Animal Ecology</w:t>
      </w:r>
      <w:r>
        <w:t xml:space="preserve"> </w:t>
      </w:r>
      <w:r>
        <w:rPr>
          <w:b/>
          <w:bCs/>
        </w:rPr>
        <w:t>55</w:t>
      </w:r>
      <w:r>
        <w:t>: 201–214.</w:t>
      </w:r>
    </w:p>
    <w:p w14:paraId="3965E872" w14:textId="77777777" w:rsidR="00B9376E" w:rsidRDefault="00B9376E" w:rsidP="00B9376E">
      <w:pPr>
        <w:pStyle w:val="Bibliographie"/>
      </w:pPr>
      <w:r>
        <w:t xml:space="preserve">Gutiérrez-Yurrita PJ, Sancho G, Bravo MA, Baltanas A, Montes C. 1998. Diet of the red swamp crayfish Procambarus clarkii in natural ecosystems of the Donana National Park temporary fresh-water marsh (Spain). </w:t>
      </w:r>
      <w:r>
        <w:rPr>
          <w:i/>
          <w:iCs/>
        </w:rPr>
        <w:t>Journal of Crustacean Biology</w:t>
      </w:r>
      <w:r>
        <w:t xml:space="preserve"> </w:t>
      </w:r>
      <w:r>
        <w:rPr>
          <w:b/>
          <w:bCs/>
        </w:rPr>
        <w:t>18</w:t>
      </w:r>
      <w:r>
        <w:t>: 120–127.</w:t>
      </w:r>
    </w:p>
    <w:p w14:paraId="15933BAD" w14:textId="77777777" w:rsidR="00B9376E" w:rsidRDefault="00B9376E" w:rsidP="00B9376E">
      <w:pPr>
        <w:pStyle w:val="Bibliographie"/>
      </w:pPr>
      <w:r>
        <w:t xml:space="preserve">Hutchinson GE. 1957. </w:t>
      </w:r>
      <w:r>
        <w:rPr>
          <w:i/>
          <w:iCs/>
        </w:rPr>
        <w:t>The multivariate niche</w:t>
      </w:r>
      <w:r>
        <w:t>. Cold Spring Harbor symposia on quantitative biology.</w:t>
      </w:r>
    </w:p>
    <w:p w14:paraId="4C6522A8" w14:textId="77777777" w:rsidR="00B9376E" w:rsidRDefault="00B9376E" w:rsidP="00B9376E">
      <w:pPr>
        <w:pStyle w:val="Bibliographie"/>
      </w:pPr>
      <w:r w:rsidRPr="00B9376E">
        <w:rPr>
          <w:lang w:val="fr-FR"/>
        </w:rPr>
        <w:t xml:space="preserve">Ilhéu M, Bernardo JM, Fernandes S. 2007. </w:t>
      </w:r>
      <w:r>
        <w:t xml:space="preserve">Predation of invasive crayfish on aquatic vertebrates: the effect of Procambarus clarkii on fish assemblages in Mediterranean temporary streams. In </w:t>
      </w:r>
      <w:r>
        <w:rPr>
          <w:i/>
          <w:iCs/>
        </w:rPr>
        <w:t>Biological invaders in inland waters: Profiles, distribution, and threats</w:t>
      </w:r>
      <w:r>
        <w:t>, Gherardi F (ed). Springer Netherlands: Dordrecht; 543–558.</w:t>
      </w:r>
    </w:p>
    <w:p w14:paraId="5EEF5375" w14:textId="77777777" w:rsidR="00B9376E" w:rsidRDefault="00B9376E" w:rsidP="00B9376E">
      <w:pPr>
        <w:pStyle w:val="Bibliographie"/>
      </w:pPr>
      <w:r>
        <w:t xml:space="preserve">Jackson AL, Inger R, Parnell AC, Bearhop S. 2011. Comparing isotopic niche widths among and within communities: SIBER – Stable Isotope Bayesian Ellipses in R. </w:t>
      </w:r>
      <w:r>
        <w:rPr>
          <w:i/>
          <w:iCs/>
        </w:rPr>
        <w:t>Journal of Animal Ecology</w:t>
      </w:r>
      <w:r>
        <w:t xml:space="preserve"> </w:t>
      </w:r>
      <w:r>
        <w:rPr>
          <w:b/>
          <w:bCs/>
        </w:rPr>
        <w:t>80</w:t>
      </w:r>
      <w:r>
        <w:t>: 595–602.</w:t>
      </w:r>
    </w:p>
    <w:p w14:paraId="1E6193D6" w14:textId="77777777" w:rsidR="00B9376E" w:rsidRDefault="00B9376E" w:rsidP="00B9376E">
      <w:pPr>
        <w:pStyle w:val="Bibliographie"/>
      </w:pPr>
      <w:r>
        <w:lastRenderedPageBreak/>
        <w:t xml:space="preserve">Jackson MC, Donohue I, Jackson AL, Britton JR, Harper DM, Grey J. 2012. Population-level metrics of trophic structure based on stable isotopes and their application to invasion ecology (S Thrush, Ed). </w:t>
      </w:r>
      <w:r>
        <w:rPr>
          <w:i/>
          <w:iCs/>
        </w:rPr>
        <w:t>PLoS ONE</w:t>
      </w:r>
      <w:r>
        <w:t xml:space="preserve"> </w:t>
      </w:r>
      <w:r>
        <w:rPr>
          <w:b/>
          <w:bCs/>
        </w:rPr>
        <w:t>7</w:t>
      </w:r>
      <w:r>
        <w:t>: e31757.</w:t>
      </w:r>
    </w:p>
    <w:p w14:paraId="2071348A" w14:textId="77777777" w:rsidR="00B9376E" w:rsidRDefault="00B9376E" w:rsidP="00B9376E">
      <w:pPr>
        <w:pStyle w:val="Bibliographie"/>
      </w:pPr>
      <w:r>
        <w:t xml:space="preserve">Jackson MC, Britton JR, Cucherousset J, Guo Z, Stakėnas S, Gozlan RE, Godard MG, Roussel J-M, Copp GH. 2016a. Do non-native pumpkinseed Lepomis gibbosus affect the growth, diet and trophic niche breadth of native brown trout Salmo trutta? </w:t>
      </w:r>
      <w:r>
        <w:rPr>
          <w:i/>
          <w:iCs/>
        </w:rPr>
        <w:t>Hydrobiologia</w:t>
      </w:r>
      <w:r>
        <w:t xml:space="preserve"> </w:t>
      </w:r>
      <w:r>
        <w:rPr>
          <w:b/>
          <w:bCs/>
        </w:rPr>
        <w:t>772</w:t>
      </w:r>
      <w:r>
        <w:t>: 63–75.</w:t>
      </w:r>
    </w:p>
    <w:p w14:paraId="31F943A9" w14:textId="77777777" w:rsidR="00B9376E" w:rsidRDefault="00B9376E" w:rsidP="00B9376E">
      <w:pPr>
        <w:pStyle w:val="Bibliographie"/>
      </w:pPr>
      <w:r>
        <w:t xml:space="preserve">Jackson MC, Grey J, Miller K, Britton JR, Donohue I. 2016b. Dietary niche constriction when invaders meet natives: evidence from freshwater decapods. </w:t>
      </w:r>
      <w:r>
        <w:rPr>
          <w:i/>
          <w:iCs/>
        </w:rPr>
        <w:t>Journal of Animal Ecology</w:t>
      </w:r>
      <w:r>
        <w:t xml:space="preserve"> </w:t>
      </w:r>
      <w:r>
        <w:rPr>
          <w:b/>
          <w:bCs/>
        </w:rPr>
        <w:t>85</w:t>
      </w:r>
      <w:r>
        <w:t>: 1098–1107.</w:t>
      </w:r>
    </w:p>
    <w:p w14:paraId="42A586B5" w14:textId="77777777" w:rsidR="00B9376E" w:rsidRDefault="00B9376E" w:rsidP="00B9376E">
      <w:pPr>
        <w:pStyle w:val="Bibliographie"/>
      </w:pPr>
      <w:r>
        <w:t xml:space="preserve">Jackson MC, Wasserman RJ, Grey J, Ricciardi A, Dick JTA, Alexander ME. 2017. Novel and disrupted trophic links following invasion in freshwater ecosystems. In </w:t>
      </w:r>
      <w:r>
        <w:rPr>
          <w:i/>
          <w:iCs/>
        </w:rPr>
        <w:t>Networks of invasion. 2. Band: Empirical evidence and case studies</w:t>
      </w:r>
      <w:r>
        <w:t>, Bohan DA, , Dumbrell AJ, , Massol F (eds). Elsevier ; Academic Press, an imprint of Elsevier: Oxford London Cambridge San Diego; 55–97.</w:t>
      </w:r>
    </w:p>
    <w:p w14:paraId="632D9F33" w14:textId="77777777" w:rsidR="00B9376E" w:rsidRDefault="00B9376E" w:rsidP="00B9376E">
      <w:pPr>
        <w:pStyle w:val="Bibliographie"/>
      </w:pPr>
      <w:r>
        <w:t xml:space="preserve">Juncos R, Milano D, Macchi PJ, Vigliano PH. 2015. Niche segregation facilitates coexistence between native and introduced fishes in a deep Patagonian lake. </w:t>
      </w:r>
      <w:r>
        <w:rPr>
          <w:i/>
          <w:iCs/>
        </w:rPr>
        <w:t>Hydrobiologia</w:t>
      </w:r>
      <w:r>
        <w:t xml:space="preserve"> </w:t>
      </w:r>
      <w:r>
        <w:rPr>
          <w:b/>
          <w:bCs/>
        </w:rPr>
        <w:t>747</w:t>
      </w:r>
      <w:r>
        <w:t>: 53–67.</w:t>
      </w:r>
    </w:p>
    <w:p w14:paraId="6841525F" w14:textId="77777777" w:rsidR="00B9376E" w:rsidRDefault="00B9376E" w:rsidP="00B9376E">
      <w:pPr>
        <w:pStyle w:val="Bibliographie"/>
      </w:pPr>
      <w:r>
        <w:t xml:space="preserve">Milanovich J, Maerz JC. 2012. Assessing the use of non-lethal tail clips for measuring stable isotopes of plethodontid salamanders. </w:t>
      </w:r>
      <w:r>
        <w:rPr>
          <w:i/>
          <w:iCs/>
        </w:rPr>
        <w:t>Herpetological Conservation and Biology</w:t>
      </w:r>
      <w:r>
        <w:t xml:space="preserve"> </w:t>
      </w:r>
      <w:r>
        <w:rPr>
          <w:b/>
          <w:bCs/>
        </w:rPr>
        <w:t>7</w:t>
      </w:r>
      <w:r>
        <w:t>: 67–74.</w:t>
      </w:r>
    </w:p>
    <w:p w14:paraId="2D020777" w14:textId="77777777" w:rsidR="00B9376E" w:rsidRDefault="00B9376E" w:rsidP="00B9376E">
      <w:pPr>
        <w:pStyle w:val="Bibliographie"/>
      </w:pPr>
      <w:r>
        <w:t xml:space="preserve">Mollot G, Pantel JH, Romanuk TN. 2017. The effects of invasive species on the decline in species richness: a global meta-analysis. In </w:t>
      </w:r>
      <w:r>
        <w:rPr>
          <w:i/>
          <w:iCs/>
        </w:rPr>
        <w:t>Network of invasion: A synthesis of concepts</w:t>
      </w:r>
      <w:r>
        <w:t>, Bohan D, , Dumbrell AJ, , Massol F (eds). Academic Press: Oxford; 61–83.</w:t>
      </w:r>
    </w:p>
    <w:p w14:paraId="41E52ADC" w14:textId="77777777" w:rsidR="00B9376E" w:rsidRDefault="00B9376E" w:rsidP="00B9376E">
      <w:pPr>
        <w:pStyle w:val="Bibliographie"/>
      </w:pPr>
      <w:r>
        <w:t xml:space="preserve">Nentwig W, Bacher S, Kumschick S, Pyšek P, Vilà M. 2018. More than “100 worst” alien species in Europe. </w:t>
      </w:r>
      <w:r>
        <w:rPr>
          <w:i/>
          <w:iCs/>
        </w:rPr>
        <w:t>Biological Invasions</w:t>
      </w:r>
      <w:r>
        <w:t xml:space="preserve"> </w:t>
      </w:r>
      <w:r>
        <w:rPr>
          <w:b/>
          <w:bCs/>
        </w:rPr>
        <w:t>20</w:t>
      </w:r>
      <w:r>
        <w:t>: 1611–1621.</w:t>
      </w:r>
    </w:p>
    <w:p w14:paraId="0FAA1078" w14:textId="77777777" w:rsidR="00B9376E" w:rsidRDefault="00B9376E" w:rsidP="00B9376E">
      <w:pPr>
        <w:pStyle w:val="Bibliographie"/>
      </w:pPr>
      <w:r>
        <w:t xml:space="preserve">Nunes AL, Richter-Boix A, Laurila A, Rebelo R. 2013. Do anuran larvae respond behaviourally to chemical cues from an invasive crayfish predator? A community-wide study. </w:t>
      </w:r>
      <w:r>
        <w:rPr>
          <w:i/>
          <w:iCs/>
        </w:rPr>
        <w:t>Oecologia</w:t>
      </w:r>
      <w:r>
        <w:t xml:space="preserve"> </w:t>
      </w:r>
      <w:r>
        <w:rPr>
          <w:b/>
          <w:bCs/>
        </w:rPr>
        <w:t>171</w:t>
      </w:r>
      <w:r>
        <w:t>: 115–127.</w:t>
      </w:r>
    </w:p>
    <w:p w14:paraId="0A467735" w14:textId="77777777" w:rsidR="00B9376E" w:rsidRDefault="00B9376E" w:rsidP="00B9376E">
      <w:pPr>
        <w:pStyle w:val="Bibliographie"/>
      </w:pPr>
      <w:r>
        <w:t xml:space="preserve">Nunes AL, Orizaola G, Laurila A, Rebelo R. 2014. Morphological and life-history responses of anurans to predation by an invasive crayfish: an integrative approach. </w:t>
      </w:r>
      <w:r>
        <w:rPr>
          <w:i/>
          <w:iCs/>
        </w:rPr>
        <w:t>Ecology and Evolution</w:t>
      </w:r>
      <w:r>
        <w:t xml:space="preserve"> </w:t>
      </w:r>
      <w:r>
        <w:rPr>
          <w:b/>
          <w:bCs/>
        </w:rPr>
        <w:t>4</w:t>
      </w:r>
      <w:r>
        <w:t>: 1491–1503.</w:t>
      </w:r>
    </w:p>
    <w:p w14:paraId="4C57D4CA" w14:textId="77777777" w:rsidR="00B9376E" w:rsidRPr="00B9376E" w:rsidRDefault="00B9376E" w:rsidP="00B9376E">
      <w:pPr>
        <w:pStyle w:val="Bibliographie"/>
        <w:rPr>
          <w:lang w:val="fr-FR"/>
        </w:rPr>
      </w:pPr>
      <w:r>
        <w:lastRenderedPageBreak/>
        <w:t xml:space="preserve">Olsson K, Stenroth P, NyströM P, GranéLi W. 2009. Invasions and niche width: does niche width of an introduced crayfish differ from a native crayfish? </w:t>
      </w:r>
      <w:r w:rsidRPr="00B9376E">
        <w:rPr>
          <w:i/>
          <w:iCs/>
          <w:lang w:val="fr-FR"/>
        </w:rPr>
        <w:t>Freshwater Biology</w:t>
      </w:r>
      <w:r w:rsidRPr="00B9376E">
        <w:rPr>
          <w:lang w:val="fr-FR"/>
        </w:rPr>
        <w:t xml:space="preserve"> </w:t>
      </w:r>
      <w:r w:rsidRPr="00B9376E">
        <w:rPr>
          <w:b/>
          <w:bCs/>
          <w:lang w:val="fr-FR"/>
        </w:rPr>
        <w:t>54</w:t>
      </w:r>
      <w:r w:rsidRPr="00B9376E">
        <w:rPr>
          <w:lang w:val="fr-FR"/>
        </w:rPr>
        <w:t>: 1731–1740.</w:t>
      </w:r>
    </w:p>
    <w:p w14:paraId="608B2D7C" w14:textId="77777777" w:rsidR="00B9376E" w:rsidRPr="00B9376E" w:rsidRDefault="00B9376E" w:rsidP="00B9376E">
      <w:pPr>
        <w:pStyle w:val="Bibliographie"/>
        <w:rPr>
          <w:lang w:val="fr-FR"/>
        </w:rPr>
      </w:pPr>
      <w:r w:rsidRPr="00B9376E">
        <w:rPr>
          <w:lang w:val="fr-FR"/>
        </w:rPr>
        <w:t>Paillisson J-M, Roussel JM, Tréguier A, Surzur G, Damien JP. 2011. Préservation de la biodiversité face aux invasions de l’écrevisse de Louisiane (</w:t>
      </w:r>
      <w:r w:rsidRPr="00B9376E">
        <w:rPr>
          <w:i/>
          <w:iCs/>
          <w:lang w:val="fr-FR"/>
        </w:rPr>
        <w:t>Procambarus clarkii</w:t>
      </w:r>
      <w:r w:rsidRPr="00B9376E">
        <w:rPr>
          <w:lang w:val="fr-FR"/>
        </w:rPr>
        <w:t>), rapport ONEMA/INRA.</w:t>
      </w:r>
    </w:p>
    <w:p w14:paraId="565CE1A9" w14:textId="77777777" w:rsidR="00B9376E" w:rsidRDefault="00B9376E" w:rsidP="00B9376E">
      <w:pPr>
        <w:pStyle w:val="Bibliographie"/>
      </w:pPr>
      <w:r>
        <w:t xml:space="preserve">Pearl CA, Adams MJ, Schuytema GS, Nebeker AV. 2003. Behavioral Responses of Anuran Larvae to Chemical Cues of Native and Introduced Predators in the Pacific Northwestern United States. </w:t>
      </w:r>
      <w:r>
        <w:rPr>
          <w:i/>
          <w:iCs/>
        </w:rPr>
        <w:t>Journal of Herpetology</w:t>
      </w:r>
      <w:r>
        <w:t xml:space="preserve"> </w:t>
      </w:r>
      <w:r>
        <w:rPr>
          <w:b/>
          <w:bCs/>
        </w:rPr>
        <w:t>37</w:t>
      </w:r>
      <w:r>
        <w:t>: 572–576.</w:t>
      </w:r>
    </w:p>
    <w:p w14:paraId="4449F4A6" w14:textId="77777777" w:rsidR="00B9376E" w:rsidRDefault="00B9376E" w:rsidP="00B9376E">
      <w:pPr>
        <w:pStyle w:val="Bibliographie"/>
      </w:pPr>
      <w:r>
        <w:t xml:space="preserve">Pease KM, Wayne RK. 2014. Divergent responses of exposed and naive Pacific tree frog tadpoles to invasive predatory crayfish. </w:t>
      </w:r>
      <w:r>
        <w:rPr>
          <w:i/>
          <w:iCs/>
        </w:rPr>
        <w:t>Oecologia</w:t>
      </w:r>
      <w:r>
        <w:t xml:space="preserve"> </w:t>
      </w:r>
      <w:r>
        <w:rPr>
          <w:b/>
          <w:bCs/>
        </w:rPr>
        <w:t>174</w:t>
      </w:r>
      <w:r>
        <w:t>: 241–252.</w:t>
      </w:r>
    </w:p>
    <w:p w14:paraId="643B5F7E" w14:textId="77777777" w:rsidR="00B9376E" w:rsidRDefault="00B9376E" w:rsidP="00B9376E">
      <w:pPr>
        <w:pStyle w:val="Bibliographie"/>
      </w:pPr>
      <w:r>
        <w:t>Polo-Cavia N, Gomez</w:t>
      </w:r>
      <w:r>
        <w:rPr>
          <w:rFonts w:ascii="Cambria Math" w:hAnsi="Cambria Math" w:cs="Cambria Math"/>
        </w:rPr>
        <w:t>‐</w:t>
      </w:r>
      <w:r>
        <w:t xml:space="preserve">Mestre I. 2014. Learned recognition of introduced predators determines survival of tadpole prey. </w:t>
      </w:r>
      <w:r>
        <w:rPr>
          <w:i/>
          <w:iCs/>
        </w:rPr>
        <w:t>Functional Ecology</w:t>
      </w:r>
      <w:r>
        <w:t xml:space="preserve"> </w:t>
      </w:r>
      <w:r>
        <w:rPr>
          <w:b/>
          <w:bCs/>
        </w:rPr>
        <w:t>28</w:t>
      </w:r>
      <w:r>
        <w:t>: 432–439.</w:t>
      </w:r>
    </w:p>
    <w:p w14:paraId="54CB40C9" w14:textId="77777777" w:rsidR="00B9376E" w:rsidRDefault="00B9376E" w:rsidP="00B9376E">
      <w:pPr>
        <w:pStyle w:val="Bibliographie"/>
      </w:pPr>
      <w:r>
        <w:t xml:space="preserve">Post DM. 2002. Using stable isotopes to estimate trophic position: models, methods, and assumptions. </w:t>
      </w:r>
      <w:r>
        <w:rPr>
          <w:i/>
          <w:iCs/>
        </w:rPr>
        <w:t>Ecology</w:t>
      </w:r>
      <w:r>
        <w:t xml:space="preserve"> </w:t>
      </w:r>
      <w:r>
        <w:rPr>
          <w:b/>
          <w:bCs/>
        </w:rPr>
        <w:t>83</w:t>
      </w:r>
      <w:r>
        <w:t>: 703–718.</w:t>
      </w:r>
    </w:p>
    <w:p w14:paraId="14813AF6" w14:textId="77777777" w:rsidR="00B9376E" w:rsidRDefault="00B9376E" w:rsidP="00B9376E">
      <w:pPr>
        <w:pStyle w:val="Bibliographie"/>
      </w:pPr>
      <w:r>
        <w:t xml:space="preserve">Post DM, Pace ML, Hairston NG. 2000. Ecosystem size determines food-chain length in lakes. </w:t>
      </w:r>
      <w:r>
        <w:rPr>
          <w:i/>
          <w:iCs/>
        </w:rPr>
        <w:t>Nature</w:t>
      </w:r>
      <w:r>
        <w:t xml:space="preserve"> </w:t>
      </w:r>
      <w:r>
        <w:rPr>
          <w:b/>
          <w:bCs/>
        </w:rPr>
        <w:t>405</w:t>
      </w:r>
      <w:r>
        <w:t>: 1047–1049.</w:t>
      </w:r>
    </w:p>
    <w:p w14:paraId="3CBF9DF9" w14:textId="77777777" w:rsidR="00B9376E" w:rsidRDefault="00B9376E" w:rsidP="00B9376E">
      <w:pPr>
        <w:pStyle w:val="Bibliographie"/>
      </w:pPr>
      <w:r>
        <w:t xml:space="preserve">Post DM, Layman CA, Arrington DA, Takimoto G, Quattrochi J, Montaña CG. 2007. Getting to the fat of the matter: models, methods and assumptions for dealing with lipids in stable isotope analyses. </w:t>
      </w:r>
      <w:r>
        <w:rPr>
          <w:i/>
          <w:iCs/>
        </w:rPr>
        <w:t>Oecologia</w:t>
      </w:r>
      <w:r>
        <w:t xml:space="preserve"> </w:t>
      </w:r>
      <w:r>
        <w:rPr>
          <w:b/>
          <w:bCs/>
        </w:rPr>
        <w:t>152</w:t>
      </w:r>
      <w:r>
        <w:t>: 179–189.</w:t>
      </w:r>
    </w:p>
    <w:p w14:paraId="1E1C328D" w14:textId="77777777" w:rsidR="00B9376E" w:rsidRDefault="00B9376E" w:rsidP="00B9376E">
      <w:pPr>
        <w:pStyle w:val="Bibliographie"/>
      </w:pPr>
      <w:r>
        <w:t xml:space="preserve">R Core Team. 2018. </w:t>
      </w:r>
      <w:r>
        <w:rPr>
          <w:i/>
          <w:iCs/>
        </w:rPr>
        <w:t>R: A language and environment for statistical computing</w:t>
      </w:r>
      <w:r>
        <w:t>. R Foundation for Statistical Computing: Vienna, Austria.</w:t>
      </w:r>
    </w:p>
    <w:p w14:paraId="3ACBFD93" w14:textId="77777777" w:rsidR="00B9376E" w:rsidRDefault="00B9376E" w:rsidP="00B9376E">
      <w:pPr>
        <w:pStyle w:val="Bibliographie"/>
      </w:pPr>
      <w:r>
        <w:t xml:space="preserve">Ramamonjisoa N, Rakotonoely H, Natuhara Y. 2018. Differential vulnerability of two sympatric tadpoles to an invasive crayfish predator. </w:t>
      </w:r>
      <w:r>
        <w:rPr>
          <w:i/>
          <w:iCs/>
        </w:rPr>
        <w:t>Hydrobiologia</w:t>
      </w:r>
      <w:r>
        <w:t xml:space="preserve"> </w:t>
      </w:r>
      <w:r>
        <w:rPr>
          <w:b/>
          <w:bCs/>
        </w:rPr>
        <w:t>818</w:t>
      </w:r>
      <w:r>
        <w:t>: 119–127.</w:t>
      </w:r>
    </w:p>
    <w:p w14:paraId="3ECBCCA4" w14:textId="77777777" w:rsidR="00B9376E" w:rsidRDefault="00B9376E" w:rsidP="00B9376E">
      <w:pPr>
        <w:pStyle w:val="Bibliographie"/>
      </w:pPr>
      <w:r>
        <w:t xml:space="preserve">Ricciardi A, Hoopes MF, Marchetti MP, Lockwood JL. 2013. Progress toward understanding the ecological impacts of nonnative species. </w:t>
      </w:r>
      <w:r>
        <w:rPr>
          <w:i/>
          <w:iCs/>
        </w:rPr>
        <w:t>Ecological Monographs</w:t>
      </w:r>
      <w:r>
        <w:t xml:space="preserve"> </w:t>
      </w:r>
      <w:r>
        <w:rPr>
          <w:b/>
          <w:bCs/>
        </w:rPr>
        <w:t>83</w:t>
      </w:r>
      <w:r>
        <w:t>: 263–282.</w:t>
      </w:r>
    </w:p>
    <w:p w14:paraId="2B767A0F" w14:textId="77777777" w:rsidR="00B9376E" w:rsidRDefault="00B9376E" w:rsidP="00B9376E">
      <w:pPr>
        <w:pStyle w:val="Bibliographie"/>
      </w:pPr>
      <w:r>
        <w:t xml:space="preserve">Shea K, Chesson P. 2002. Community ecology theory as a framework for biological invasions. </w:t>
      </w:r>
      <w:r>
        <w:rPr>
          <w:i/>
          <w:iCs/>
        </w:rPr>
        <w:t>Trends in Ecology &amp; Evolution</w:t>
      </w:r>
      <w:r>
        <w:t xml:space="preserve"> </w:t>
      </w:r>
      <w:r>
        <w:rPr>
          <w:b/>
          <w:bCs/>
        </w:rPr>
        <w:t>17</w:t>
      </w:r>
      <w:r>
        <w:t>: 170–176.</w:t>
      </w:r>
    </w:p>
    <w:p w14:paraId="7B355A0D" w14:textId="77777777" w:rsidR="00B9376E" w:rsidRDefault="00B9376E" w:rsidP="00B9376E">
      <w:pPr>
        <w:pStyle w:val="Bibliographie"/>
      </w:pPr>
      <w:r>
        <w:lastRenderedPageBreak/>
        <w:t xml:space="preserve">Smart AC, Harper DM, Malaisse F, Schmitz S, Coley S, Beauregard AGD. 2002. Feeding of the exotic Louisiana red swamp crayfish, Procambarus clarkii (Crustacea, Decapoda), in an African tropical lake: Lake Naivasha, Kenya. </w:t>
      </w:r>
      <w:r>
        <w:rPr>
          <w:i/>
          <w:iCs/>
        </w:rPr>
        <w:t>Hydrobiologia</w:t>
      </w:r>
      <w:r>
        <w:t xml:space="preserve"> </w:t>
      </w:r>
      <w:r>
        <w:rPr>
          <w:b/>
          <w:bCs/>
        </w:rPr>
        <w:t>488</w:t>
      </w:r>
      <w:r>
        <w:t>: 129–142.</w:t>
      </w:r>
    </w:p>
    <w:p w14:paraId="48CCA54D" w14:textId="77777777" w:rsidR="00B9376E" w:rsidRDefault="00B9376E" w:rsidP="00B9376E">
      <w:pPr>
        <w:pStyle w:val="Bibliographie"/>
      </w:pPr>
      <w:r>
        <w:t xml:space="preserve">Snyder WE, Evans EW. 2006. Ecological effects of invasive arthropod generalist predators. </w:t>
      </w:r>
      <w:r>
        <w:rPr>
          <w:i/>
          <w:iCs/>
        </w:rPr>
        <w:t>Annual Review of Ecology, Evolution, and Systematics</w:t>
      </w:r>
      <w:r>
        <w:t xml:space="preserve"> </w:t>
      </w:r>
      <w:r>
        <w:rPr>
          <w:b/>
          <w:bCs/>
        </w:rPr>
        <w:t>37</w:t>
      </w:r>
      <w:r>
        <w:t>: 95–122.</w:t>
      </w:r>
    </w:p>
    <w:p w14:paraId="6DEE491F" w14:textId="77777777" w:rsidR="00B9376E" w:rsidRDefault="00B9376E" w:rsidP="00B9376E">
      <w:pPr>
        <w:pStyle w:val="Bibliographie"/>
      </w:pPr>
      <w:r>
        <w:t xml:space="preserve">Souty-Grosset C, Anastácio PM, Aquiloni L, Banha F, Choquer J, Chucholl C, Tricarico E. 2016. The red swamp crayfish </w:t>
      </w:r>
      <w:r>
        <w:rPr>
          <w:i/>
          <w:iCs/>
        </w:rPr>
        <w:t xml:space="preserve">Procambarus clarkii </w:t>
      </w:r>
      <w:r>
        <w:t xml:space="preserve">in Europe: impacts on aquatic ecosystems and human well-being. </w:t>
      </w:r>
      <w:r>
        <w:rPr>
          <w:i/>
          <w:iCs/>
        </w:rPr>
        <w:t>Limnologica - Ecology and Management of Inland Waters</w:t>
      </w:r>
      <w:r>
        <w:t xml:space="preserve"> </w:t>
      </w:r>
      <w:r>
        <w:rPr>
          <w:b/>
          <w:bCs/>
        </w:rPr>
        <w:t>58</w:t>
      </w:r>
      <w:r>
        <w:t>: 78–93.</w:t>
      </w:r>
    </w:p>
    <w:p w14:paraId="69781568" w14:textId="77777777" w:rsidR="00B9376E" w:rsidRDefault="00B9376E" w:rsidP="00B9376E">
      <w:pPr>
        <w:pStyle w:val="Bibliographie"/>
      </w:pPr>
      <w:r>
        <w:t>Trakimas G, Jardine TD, Barisevičiūtė R, Garbaras A, Skipitytė R, Remeikis V. 2011. Ontogenetic dietary shifts in European common frog (</w:t>
      </w:r>
      <w:r>
        <w:rPr>
          <w:i/>
          <w:iCs/>
        </w:rPr>
        <w:t>Rana temporaria</w:t>
      </w:r>
      <w:r>
        <w:t xml:space="preserve">) revealed by stable isotopes. </w:t>
      </w:r>
      <w:r>
        <w:rPr>
          <w:i/>
          <w:iCs/>
        </w:rPr>
        <w:t>Hydrobiologia</w:t>
      </w:r>
      <w:r>
        <w:t xml:space="preserve"> </w:t>
      </w:r>
      <w:r>
        <w:rPr>
          <w:b/>
          <w:bCs/>
        </w:rPr>
        <w:t>675</w:t>
      </w:r>
      <w:r>
        <w:t>: 87–95.</w:t>
      </w:r>
    </w:p>
    <w:p w14:paraId="3EDA2D65" w14:textId="77777777" w:rsidR="00B9376E" w:rsidRDefault="00B9376E" w:rsidP="00B9376E">
      <w:pPr>
        <w:pStyle w:val="Bibliographie"/>
      </w:pPr>
      <w:r>
        <w:t xml:space="preserve">Tran TNQ, Jackson MC, Sheath D, Verreycken H, Britton JR. 2015. Patterns of trophic niche divergence between invasive and native fishes in wild communities are predictable from mesocosm studies (F van Veen, Ed). </w:t>
      </w:r>
      <w:r>
        <w:rPr>
          <w:i/>
          <w:iCs/>
        </w:rPr>
        <w:t>Journal of Animal Ecology</w:t>
      </w:r>
      <w:r>
        <w:t xml:space="preserve"> </w:t>
      </w:r>
      <w:r>
        <w:rPr>
          <w:b/>
          <w:bCs/>
        </w:rPr>
        <w:t>84</w:t>
      </w:r>
      <w:r>
        <w:t>: 1071–1080.</w:t>
      </w:r>
    </w:p>
    <w:p w14:paraId="530C43C6" w14:textId="77777777" w:rsidR="00B9376E" w:rsidRDefault="00B9376E" w:rsidP="00B9376E">
      <w:pPr>
        <w:pStyle w:val="Bibliographie"/>
      </w:pPr>
      <w:r>
        <w:t xml:space="preserve">Tréguier A, Roussel J-M, Bélouard N, Paillisson J-M. 2018. Is it a hindrance for an invasive aquatic species to spread across scattered habitat patches? </w:t>
      </w:r>
      <w:r>
        <w:rPr>
          <w:i/>
          <w:iCs/>
        </w:rPr>
        <w:t>Aquatic Conservation: Marine and Freshwater Ecosystems</w:t>
      </w:r>
      <w:r>
        <w:t xml:space="preserve"> </w:t>
      </w:r>
      <w:r>
        <w:rPr>
          <w:b/>
          <w:bCs/>
        </w:rPr>
        <w:t>28</w:t>
      </w:r>
      <w:r>
        <w:t>: 610–618.</w:t>
      </w:r>
    </w:p>
    <w:p w14:paraId="1890D2BB" w14:textId="77777777" w:rsidR="00B9376E" w:rsidRDefault="00B9376E" w:rsidP="00B9376E">
      <w:pPr>
        <w:pStyle w:val="Bibliographie"/>
      </w:pPr>
      <w:r>
        <w:t xml:space="preserve">Vander Zanden MJ, Casselman JM, Rasmussen JB. 1999. Stable isotope evidence for the food web consequences of species invasions in lake. </w:t>
      </w:r>
      <w:r>
        <w:rPr>
          <w:i/>
          <w:iCs/>
        </w:rPr>
        <w:t>Nature</w:t>
      </w:r>
      <w:r>
        <w:t xml:space="preserve"> </w:t>
      </w:r>
      <w:r>
        <w:rPr>
          <w:b/>
          <w:bCs/>
        </w:rPr>
        <w:t>401</w:t>
      </w:r>
      <w:r>
        <w:t>: 464–467.</w:t>
      </w:r>
    </w:p>
    <w:p w14:paraId="06F11492" w14:textId="77777777" w:rsidR="00B9376E" w:rsidRDefault="00B9376E" w:rsidP="00B9376E">
      <w:pPr>
        <w:pStyle w:val="Bibliographie"/>
      </w:pPr>
      <w:r>
        <w:t xml:space="preserve">Vilà M, Espinar JL, Hejda M, Hulme PE, Jarošík V, Maron JL, Pergl J, Schaffner U, Sun Y, Pyšek P. 2011. Ecological impacts of invasive alien plants: a meta-analysis of their effects on species, communities and ecosystems: Ecological impacts of invasive alien plants. </w:t>
      </w:r>
      <w:r>
        <w:rPr>
          <w:i/>
          <w:iCs/>
        </w:rPr>
        <w:t>Ecology Letters</w:t>
      </w:r>
      <w:r>
        <w:t xml:space="preserve"> </w:t>
      </w:r>
      <w:r>
        <w:rPr>
          <w:b/>
          <w:bCs/>
        </w:rPr>
        <w:t>14</w:t>
      </w:r>
      <w:r>
        <w:t>: 702–708.</w:t>
      </w:r>
    </w:p>
    <w:p w14:paraId="69AEE733" w14:textId="77777777" w:rsidR="00B9376E" w:rsidRDefault="00B9376E" w:rsidP="00B9376E">
      <w:pPr>
        <w:pStyle w:val="Bibliographie"/>
      </w:pPr>
      <w:r>
        <w:t xml:space="preserve">Whiles MR, Altig R. 2010. Dietary assessments of larval amphibians. In </w:t>
      </w:r>
      <w:r>
        <w:rPr>
          <w:i/>
          <w:iCs/>
        </w:rPr>
        <w:t>Amphibian Ecology and Conservation: A Handbook of Techniques</w:t>
      </w:r>
      <w:r>
        <w:t xml:space="preserve"> Oxford University Press; 71–86.</w:t>
      </w:r>
    </w:p>
    <w:p w14:paraId="1F1C5E85" w14:textId="75E87846" w:rsidR="00400644" w:rsidRPr="006A7723" w:rsidRDefault="003A5B54" w:rsidP="0095227A">
      <w:pPr>
        <w:rPr>
          <w:lang w:val="en-US"/>
        </w:rPr>
        <w:sectPr w:rsidR="00400644" w:rsidRPr="006A7723" w:rsidSect="006148F3">
          <w:pgSz w:w="12240" w:h="15840"/>
          <w:pgMar w:top="1417" w:right="1417" w:bottom="1417" w:left="1417" w:header="708" w:footer="708" w:gutter="0"/>
          <w:cols w:space="708"/>
          <w:docGrid w:linePitch="360"/>
        </w:sectPr>
      </w:pPr>
      <w:r w:rsidRPr="006A7723">
        <w:rPr>
          <w:lang w:val="en-US"/>
        </w:rPr>
        <w:fldChar w:fldCharType="end"/>
      </w:r>
    </w:p>
    <w:p w14:paraId="63549F7F" w14:textId="10512396" w:rsidR="00556184" w:rsidRPr="0095227A" w:rsidRDefault="00556184" w:rsidP="0095227A">
      <w:pPr>
        <w:pStyle w:val="Titre1"/>
        <w:rPr>
          <w:rFonts w:cs="Times New Roman"/>
          <w:lang w:val="en-US"/>
        </w:rPr>
      </w:pPr>
      <w:r>
        <w:rPr>
          <w:lang w:val="en-US"/>
        </w:rPr>
        <w:lastRenderedPageBreak/>
        <w:t>Figure captions</w:t>
      </w:r>
    </w:p>
    <w:p w14:paraId="2368556B" w14:textId="524B201C" w:rsidR="00F61110" w:rsidRDefault="00D04D6C" w:rsidP="0078676D">
      <w:pPr>
        <w:spacing w:line="259" w:lineRule="auto"/>
        <w:ind w:firstLine="0"/>
        <w:jc w:val="center"/>
      </w:pPr>
      <w:r w:rsidRPr="00D04D6C">
        <w:rPr>
          <w:noProof/>
          <w:lang w:val="en-US"/>
        </w:rPr>
        <w:drawing>
          <wp:inline distT="0" distB="0" distL="0" distR="0" wp14:anchorId="5EF9FA1C" wp14:editId="76378297">
            <wp:extent cx="4078800" cy="6118200"/>
            <wp:effectExtent l="0" t="0" r="0" b="0"/>
            <wp:docPr id="3" name="Image 3" descr="D:\home\nbelouar\mes documents\nadege\documents\4. These\4. Réseaux trophiques\2. Réseaux trophiques\Analyses\1bis. Plots communautés\Panel_conso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ome\nbelouar\mes documents\nadege\documents\4. These\4. Réseaux trophiques\2. Réseaux trophiques\Analyses\1bis. Plots communautés\Panel_consoIa.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78800" cy="6118200"/>
                    </a:xfrm>
                    <a:prstGeom prst="rect">
                      <a:avLst/>
                    </a:prstGeom>
                    <a:noFill/>
                    <a:ln>
                      <a:noFill/>
                    </a:ln>
                  </pic:spPr>
                </pic:pic>
              </a:graphicData>
            </a:graphic>
          </wp:inline>
        </w:drawing>
      </w:r>
    </w:p>
    <w:p w14:paraId="74A1AB0E" w14:textId="6AC5AB30" w:rsidR="00F61110" w:rsidRPr="00C97B9D" w:rsidRDefault="002845EA" w:rsidP="00F61110">
      <w:pPr>
        <w:pStyle w:val="Sansinterligne"/>
      </w:pPr>
      <w:r>
        <w:t>Fig. 1</w:t>
      </w:r>
      <w:r w:rsidR="00F61110" w:rsidRPr="00CB0F56">
        <w:t xml:space="preserve">. Plots of </w:t>
      </w:r>
      <w:r w:rsidR="00F61110">
        <w:t xml:space="preserve">the mean ± SE isotope signatures of each </w:t>
      </w:r>
      <w:r w:rsidR="0078676D">
        <w:t xml:space="preserve">uninvaded </w:t>
      </w:r>
      <w:r w:rsidR="00F61110">
        <w:t>pond community, and standard ellipses (</w:t>
      </w:r>
      <w:proofErr w:type="spellStart"/>
      <w:r w:rsidR="00F61110">
        <w:t>SEAc</w:t>
      </w:r>
      <w:proofErr w:type="spellEnd"/>
      <w:r w:rsidR="00F61110">
        <w:t>) for each target species. Agile frogs, red points, European tree frog, green points, palmate newts, orange points, marbled newts, blue points.</w:t>
      </w:r>
    </w:p>
    <w:p w14:paraId="3C2C2F8C" w14:textId="77777777" w:rsidR="00F61110" w:rsidRDefault="00F61110" w:rsidP="00F61110"/>
    <w:p w14:paraId="373CA629" w14:textId="77777777" w:rsidR="00D04D6C" w:rsidRDefault="00D04D6C" w:rsidP="0078676D">
      <w:pPr>
        <w:spacing w:line="259" w:lineRule="auto"/>
        <w:ind w:firstLine="0"/>
        <w:jc w:val="center"/>
      </w:pPr>
      <w:r w:rsidRPr="00D04D6C">
        <w:rPr>
          <w:noProof/>
          <w:lang w:val="en-US"/>
        </w:rPr>
        <w:lastRenderedPageBreak/>
        <w:drawing>
          <wp:inline distT="0" distB="0" distL="0" distR="0" wp14:anchorId="4EB558E9" wp14:editId="5A0A80CE">
            <wp:extent cx="4078800" cy="6118200"/>
            <wp:effectExtent l="0" t="0" r="0" b="0"/>
            <wp:docPr id="4" name="Image 4" descr="D:\home\nbelouar\mes documents\nadege\documents\4. These\4. Réseaux trophiques\2. Réseaux trophiques\Analyses\1bis. Plots communautés\Panel_conso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ome\nbelouar\mes documents\nadege\documents\4. These\4. Réseaux trophiques\2. Réseaux trophiques\Analyses\1bis. Plots communautés\Panel_consoIb.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78800" cy="6118200"/>
                    </a:xfrm>
                    <a:prstGeom prst="rect">
                      <a:avLst/>
                    </a:prstGeom>
                    <a:noFill/>
                    <a:ln>
                      <a:noFill/>
                    </a:ln>
                  </pic:spPr>
                </pic:pic>
              </a:graphicData>
            </a:graphic>
          </wp:inline>
        </w:drawing>
      </w:r>
    </w:p>
    <w:p w14:paraId="1DE681E8" w14:textId="4A36551F" w:rsidR="0078676D" w:rsidRPr="00C97B9D" w:rsidRDefault="0078676D" w:rsidP="0078676D">
      <w:pPr>
        <w:pStyle w:val="Sansinterligne"/>
      </w:pPr>
      <w:r>
        <w:t>Fig.</w:t>
      </w:r>
      <w:r w:rsidR="002845EA">
        <w:t xml:space="preserve"> 2</w:t>
      </w:r>
      <w:r w:rsidRPr="00CB0F56">
        <w:t xml:space="preserve">. Plots of </w:t>
      </w:r>
      <w:r>
        <w:t>the mean ± SE isotope signatures of each pond community with crayfish CPUE &lt; 1, and standard ellipses (</w:t>
      </w:r>
      <w:proofErr w:type="spellStart"/>
      <w:r>
        <w:t>SEAc</w:t>
      </w:r>
      <w:proofErr w:type="spellEnd"/>
      <w:r>
        <w:t>) for each target species. Agile frogs, red points, European tree frog, green points, palmate newts, orange points, marbled newts, blue points.</w:t>
      </w:r>
    </w:p>
    <w:p w14:paraId="6065010F" w14:textId="77777777" w:rsidR="0078676D" w:rsidRPr="0078676D" w:rsidRDefault="0078676D" w:rsidP="0078676D">
      <w:pPr>
        <w:spacing w:line="259" w:lineRule="auto"/>
        <w:ind w:firstLine="0"/>
        <w:jc w:val="center"/>
        <w:rPr>
          <w:lang w:val="en-US"/>
        </w:rPr>
      </w:pPr>
    </w:p>
    <w:p w14:paraId="6E49EA79" w14:textId="77777777" w:rsidR="0078676D" w:rsidRDefault="00D04D6C" w:rsidP="0078676D">
      <w:pPr>
        <w:spacing w:line="259" w:lineRule="auto"/>
        <w:ind w:firstLine="0"/>
        <w:jc w:val="center"/>
      </w:pPr>
      <w:r w:rsidRPr="00D04D6C">
        <w:rPr>
          <w:noProof/>
          <w:lang w:val="en-US"/>
        </w:rPr>
        <w:lastRenderedPageBreak/>
        <w:drawing>
          <wp:inline distT="0" distB="0" distL="0" distR="0" wp14:anchorId="41840E55" wp14:editId="125B0456">
            <wp:extent cx="5972810" cy="5972810"/>
            <wp:effectExtent l="0" t="0" r="8890" b="8890"/>
            <wp:docPr id="5" name="Image 5" descr="D:\home\nbelouar\mes documents\nadege\documents\4. These\4. Réseaux trophiques\2. Réseaux trophiques\Analyses\1bis. Plots communautés\Panel_conso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ome\nbelouar\mes documents\nadege\documents\4. These\4. Réseaux trophiques\2. Réseaux trophiques\Analyses\1bis. Plots communautés\Panel_consoIc.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810" cy="5972810"/>
                    </a:xfrm>
                    <a:prstGeom prst="rect">
                      <a:avLst/>
                    </a:prstGeom>
                    <a:noFill/>
                    <a:ln>
                      <a:noFill/>
                    </a:ln>
                  </pic:spPr>
                </pic:pic>
              </a:graphicData>
            </a:graphic>
          </wp:inline>
        </w:drawing>
      </w:r>
    </w:p>
    <w:p w14:paraId="50CF31F5" w14:textId="55003F01" w:rsidR="0078676D" w:rsidRPr="00C97B9D" w:rsidRDefault="0078676D" w:rsidP="0078676D">
      <w:pPr>
        <w:pStyle w:val="Sansinterligne"/>
      </w:pPr>
      <w:r>
        <w:t>Fig.</w:t>
      </w:r>
      <w:r w:rsidR="002845EA">
        <w:t xml:space="preserve"> 3</w:t>
      </w:r>
      <w:r w:rsidRPr="00CB0F56">
        <w:t xml:space="preserve">. Plots of </w:t>
      </w:r>
      <w:r>
        <w:t>the mean ± SE isotope signatures of each pond community with crayfish CPUE &gt; 1, and standard ellipses (</w:t>
      </w:r>
      <w:proofErr w:type="spellStart"/>
      <w:r>
        <w:t>SEAc</w:t>
      </w:r>
      <w:proofErr w:type="spellEnd"/>
      <w:r>
        <w:t>) for each target species. Agile frogs, red points, European tree frog, green points, palmate newts, orange points, marbled newts, blue points.</w:t>
      </w:r>
    </w:p>
    <w:p w14:paraId="048F3741" w14:textId="794CD95E" w:rsidR="00C97B9D" w:rsidRPr="00780764" w:rsidRDefault="00C97B9D" w:rsidP="00F61110">
      <w:pPr>
        <w:spacing w:line="259" w:lineRule="auto"/>
        <w:ind w:firstLine="0"/>
        <w:jc w:val="left"/>
        <w:rPr>
          <w:rFonts w:cs="Times New Roman"/>
          <w:lang w:val="en-US"/>
        </w:rPr>
      </w:pPr>
    </w:p>
    <w:sectPr w:rsidR="00C97B9D" w:rsidRPr="00780764" w:rsidSect="00780764">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Nadege Belouard" w:date="2019-08-22T15:07:00Z" w:initials="NB">
    <w:p w14:paraId="27AE36C4" w14:textId="5AB1F739" w:rsidR="000331E4" w:rsidRPr="00D2619E" w:rsidRDefault="000331E4">
      <w:pPr>
        <w:pStyle w:val="Commentaire"/>
        <w:rPr>
          <w:lang w:val="fr-FR"/>
        </w:rPr>
      </w:pPr>
      <w:r>
        <w:rPr>
          <w:rStyle w:val="Marquedecommentaire"/>
        </w:rPr>
        <w:annotationRef/>
      </w:r>
      <w:r>
        <w:rPr>
          <w:lang w:val="fr-FR"/>
        </w:rPr>
        <w:t>Partie pas utile si on n’utilise pas les données d’abondance.</w:t>
      </w:r>
    </w:p>
  </w:comment>
  <w:comment w:id="6" w:author="Nadege Belouard" w:date="2019-09-10T15:09:00Z" w:initials="NB">
    <w:p w14:paraId="0B676312" w14:textId="514CCC74" w:rsidR="000331E4" w:rsidRPr="004F485E" w:rsidRDefault="000331E4">
      <w:pPr>
        <w:pStyle w:val="Commentaire"/>
        <w:rPr>
          <w:lang w:val="fr-FR"/>
        </w:rPr>
      </w:pPr>
      <w:r>
        <w:rPr>
          <w:rStyle w:val="Marquedecommentaire"/>
        </w:rPr>
        <w:annotationRef/>
      </w:r>
      <w:r w:rsidRPr="004F485E">
        <w:rPr>
          <w:lang w:val="fr-FR"/>
        </w:rPr>
        <w:t xml:space="preserve">Le mettre ici </w:t>
      </w:r>
      <w:r>
        <w:rPr>
          <w:lang w:val="fr-FR"/>
        </w:rPr>
        <w:t>évite d’avoir à le placer plus tard et donne du sens à l’échantillonnage.</w:t>
      </w:r>
    </w:p>
  </w:comment>
  <w:comment w:id="13" w:author="Nadege Belouard" w:date="2019-09-11T13:50:00Z" w:initials="NB">
    <w:p w14:paraId="2FDB5CF5" w14:textId="7CA69A41" w:rsidR="000331E4" w:rsidRPr="00C965EE" w:rsidRDefault="000331E4" w:rsidP="00C965EE">
      <w:pPr>
        <w:pStyle w:val="Commentaire"/>
        <w:ind w:firstLine="0"/>
        <w:rPr>
          <w:lang w:val="fr-FR"/>
        </w:rPr>
      </w:pPr>
      <w:r>
        <w:rPr>
          <w:rStyle w:val="Marquedecommentaire"/>
        </w:rPr>
        <w:annotationRef/>
      </w:r>
      <w:r w:rsidRPr="00C965EE">
        <w:rPr>
          <w:lang w:val="fr-FR"/>
        </w:rPr>
        <w:t xml:space="preserve">Aucune de ces données n’est utilisée pour les analyses (à part </w:t>
      </w:r>
      <w:r>
        <w:rPr>
          <w:lang w:val="fr-FR"/>
        </w:rPr>
        <w:t>pour le %SEA), faut-il le garder, résumer par un point moyen des invertébrés, ou alors comment utiliser ces données ?</w:t>
      </w:r>
    </w:p>
  </w:comment>
  <w:comment w:id="19" w:author="Nadege Belouard" w:date="2019-08-22T15:42:00Z" w:initials="NB">
    <w:p w14:paraId="1C3BEFF0" w14:textId="40197A45" w:rsidR="000331E4" w:rsidRPr="007446A0" w:rsidRDefault="000331E4">
      <w:pPr>
        <w:pStyle w:val="Commentaire"/>
        <w:rPr>
          <w:lang w:val="fr-FR"/>
        </w:rPr>
      </w:pPr>
      <w:r>
        <w:rPr>
          <w:rStyle w:val="Marquedecommentaire"/>
        </w:rPr>
        <w:annotationRef/>
      </w:r>
      <w:proofErr w:type="spellStart"/>
      <w:r w:rsidRPr="007446A0">
        <w:rPr>
          <w:lang w:val="fr-FR"/>
        </w:rPr>
        <w:t>Eek</w:t>
      </w:r>
      <w:proofErr w:type="spellEnd"/>
      <w:r>
        <w:rPr>
          <w:lang w:val="fr-FR"/>
        </w:rPr>
        <w:t xml:space="preserve"> (par rapport aux 100 µg annoncés dans le papier cité au moment de l’échantillonnage…)</w:t>
      </w:r>
    </w:p>
  </w:comment>
  <w:comment w:id="21" w:author="Nadege Belouard" w:date="2019-09-10T16:31:00Z" w:initials="NB">
    <w:p w14:paraId="73D4743E" w14:textId="17CC2190" w:rsidR="000331E4" w:rsidRPr="00E22BF3" w:rsidRDefault="000331E4">
      <w:pPr>
        <w:pStyle w:val="Commentaire"/>
        <w:rPr>
          <w:lang w:val="fr-FR"/>
        </w:rPr>
      </w:pPr>
      <w:r>
        <w:rPr>
          <w:rStyle w:val="Marquedecommentaire"/>
        </w:rPr>
        <w:annotationRef/>
      </w:r>
      <w:r w:rsidRPr="00E22BF3">
        <w:rPr>
          <w:lang w:val="fr-FR"/>
        </w:rPr>
        <w:t>Revoir tous les chiffres à la fin selon les modifications/</w:t>
      </w:r>
      <w:proofErr w:type="spellStart"/>
      <w:r w:rsidRPr="00E22BF3">
        <w:rPr>
          <w:lang w:val="fr-FR"/>
        </w:rPr>
        <w:t>outliers</w:t>
      </w:r>
      <w:proofErr w:type="spellEnd"/>
      <w:r w:rsidRPr="00E22BF3">
        <w:rPr>
          <w:lang w:val="fr-FR"/>
        </w:rPr>
        <w:t xml:space="preserve"> enlevés etc.</w:t>
      </w:r>
    </w:p>
  </w:comment>
  <w:comment w:id="22" w:author="Nadege Belouard" w:date="2019-08-30T16:28:00Z" w:initials="NB">
    <w:p w14:paraId="2826B30D" w14:textId="77777777" w:rsidR="000331E4" w:rsidRPr="007D5AD9" w:rsidRDefault="000331E4" w:rsidP="00840EA5">
      <w:pPr>
        <w:pStyle w:val="Commentaire"/>
        <w:rPr>
          <w:lang w:val="fr-FR"/>
        </w:rPr>
      </w:pPr>
      <w:r>
        <w:rPr>
          <w:rStyle w:val="Marquedecommentaire"/>
        </w:rPr>
        <w:annotationRef/>
      </w:r>
      <w:r w:rsidRPr="007D5AD9">
        <w:rPr>
          <w:lang w:val="fr-FR"/>
        </w:rPr>
        <w:t>Ici c’</w:t>
      </w:r>
      <w:r>
        <w:rPr>
          <w:lang w:val="fr-FR"/>
        </w:rPr>
        <w:t>est basé sur des moyennes sur toutes les pops. On pourrait le faire en apparié...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7AE36C4" w15:done="0"/>
  <w15:commentEx w15:paraId="0B676312" w15:done="0"/>
  <w15:commentEx w15:paraId="2FDB5CF5" w15:done="0"/>
  <w15:commentEx w15:paraId="1C3BEFF0" w15:done="0"/>
  <w15:commentEx w15:paraId="73D4743E" w15:done="0"/>
  <w15:commentEx w15:paraId="2826B3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7AE36C4" w16cid:durableId="2354D221"/>
  <w16cid:commentId w16cid:paraId="0B676312" w16cid:durableId="2354D222"/>
  <w16cid:commentId w16cid:paraId="2FDB5CF5" w16cid:durableId="2354D223"/>
  <w16cid:commentId w16cid:paraId="1C3BEFF0" w16cid:durableId="2354D224"/>
  <w16cid:commentId w16cid:paraId="73D4743E" w16cid:durableId="2354D225"/>
  <w16cid:commentId w16cid:paraId="2826B30D" w16cid:durableId="2354D2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8D0799" w14:textId="77777777" w:rsidR="00983B2D" w:rsidRDefault="00983B2D" w:rsidP="00731710">
      <w:pPr>
        <w:spacing w:after="0" w:line="240" w:lineRule="auto"/>
      </w:pPr>
      <w:r>
        <w:separator/>
      </w:r>
    </w:p>
  </w:endnote>
  <w:endnote w:type="continuationSeparator" w:id="0">
    <w:p w14:paraId="5E34B53C" w14:textId="77777777" w:rsidR="00983B2D" w:rsidRDefault="00983B2D" w:rsidP="00731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PTimes">
    <w:panose1 w:val="00000000000000000000"/>
    <w:charset w:val="00"/>
    <w:family w:val="roman"/>
    <w:notTrueType/>
    <w:pitch w:val="default"/>
    <w:sig w:usb0="00000003" w:usb1="00000000" w:usb2="00000000" w:usb3="00000000" w:csb0="00000001" w:csb1="00000000"/>
  </w:font>
  <w:font w:name="AdvOT1ef757c0">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nionPro-Regular">
    <w:altName w:val="Cambria"/>
    <w:panose1 w:val="00000000000000000000"/>
    <w:charset w:val="00"/>
    <w:family w:val="roman"/>
    <w:notTrueType/>
    <w:pitch w:val="default"/>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0458005"/>
      <w:docPartObj>
        <w:docPartGallery w:val="Page Numbers (Bottom of Page)"/>
        <w:docPartUnique/>
      </w:docPartObj>
    </w:sdtPr>
    <w:sdtEndPr/>
    <w:sdtContent>
      <w:p w14:paraId="5C5DB945" w14:textId="252BC152" w:rsidR="000331E4" w:rsidRDefault="000331E4">
        <w:pPr>
          <w:pStyle w:val="Pieddepage"/>
          <w:jc w:val="center"/>
        </w:pPr>
        <w:r>
          <w:fldChar w:fldCharType="begin"/>
        </w:r>
        <w:r>
          <w:instrText>PAGE   \* MERGEFORMAT</w:instrText>
        </w:r>
        <w:r>
          <w:fldChar w:fldCharType="separate"/>
        </w:r>
        <w:r w:rsidR="0045639F" w:rsidRPr="0045639F">
          <w:rPr>
            <w:noProof/>
            <w:lang w:val="fr-FR"/>
          </w:rPr>
          <w:t>1</w:t>
        </w:r>
        <w:r>
          <w:fldChar w:fldCharType="end"/>
        </w:r>
      </w:p>
    </w:sdtContent>
  </w:sdt>
  <w:p w14:paraId="58D822E5" w14:textId="77777777" w:rsidR="000331E4" w:rsidRDefault="000331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EC5ED2" w14:textId="77777777" w:rsidR="00983B2D" w:rsidRDefault="00983B2D" w:rsidP="00731710">
      <w:pPr>
        <w:spacing w:after="0" w:line="240" w:lineRule="auto"/>
      </w:pPr>
      <w:r>
        <w:separator/>
      </w:r>
    </w:p>
  </w:footnote>
  <w:footnote w:type="continuationSeparator" w:id="0">
    <w:p w14:paraId="6F9D95C4" w14:textId="77777777" w:rsidR="00983B2D" w:rsidRDefault="00983B2D" w:rsidP="00731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67826"/>
    <w:multiLevelType w:val="multilevel"/>
    <w:tmpl w:val="02D620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30881D49"/>
    <w:multiLevelType w:val="hybridMultilevel"/>
    <w:tmpl w:val="AFE0BF08"/>
    <w:lvl w:ilvl="0" w:tplc="F112EE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D45100"/>
    <w:multiLevelType w:val="hybridMultilevel"/>
    <w:tmpl w:val="47EA539A"/>
    <w:lvl w:ilvl="0" w:tplc="7ADEF75C">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D32466"/>
    <w:multiLevelType w:val="hybridMultilevel"/>
    <w:tmpl w:val="B6BAA7AE"/>
    <w:lvl w:ilvl="0" w:tplc="F9CCA244">
      <w:start w:val="1"/>
      <w:numFmt w:val="decimal"/>
      <w:pStyle w:val="Titre3"/>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D33E58"/>
    <w:multiLevelType w:val="hybridMultilevel"/>
    <w:tmpl w:val="40FC9826"/>
    <w:lvl w:ilvl="0" w:tplc="5082056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7BC45532"/>
    <w:multiLevelType w:val="hybridMultilevel"/>
    <w:tmpl w:val="B6043848"/>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7FEE11EA"/>
    <w:multiLevelType w:val="hybridMultilevel"/>
    <w:tmpl w:val="649E8F54"/>
    <w:lvl w:ilvl="0" w:tplc="25DCB762">
      <w:start w:val="1"/>
      <w:numFmt w:val="decimal"/>
      <w:pStyle w:val="Titre2"/>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6"/>
  </w:num>
  <w:num w:numId="5">
    <w:abstractNumId w:val="6"/>
    <w:lvlOverride w:ilvl="0">
      <w:startOverride w:val="1"/>
    </w:lvlOverride>
  </w:num>
  <w:num w:numId="6">
    <w:abstractNumId w:val="2"/>
  </w:num>
  <w:num w:numId="7">
    <w:abstractNumId w:val="6"/>
    <w:lvlOverride w:ilvl="0">
      <w:startOverride w:val="1"/>
    </w:lvlOverride>
  </w:num>
  <w:num w:numId="8">
    <w:abstractNumId w:val="6"/>
  </w:num>
  <w:num w:numId="9">
    <w:abstractNumId w:val="6"/>
    <w:lvlOverride w:ilvl="0">
      <w:startOverride w:val="1"/>
    </w:lvlOverride>
  </w:num>
  <w:num w:numId="10">
    <w:abstractNumId w:val="6"/>
    <w:lvlOverride w:ilvl="0">
      <w:startOverride w:val="1"/>
    </w:lvlOverride>
  </w:num>
  <w:num w:numId="11">
    <w:abstractNumId w:val="4"/>
  </w:num>
  <w:num w:numId="12">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adege Belouard">
    <w15:presenceInfo w15:providerId="AD" w15:userId="S-1-5-21-404347724-751450162-1519480048-59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A5B"/>
    <w:rsid w:val="00001171"/>
    <w:rsid w:val="00001C70"/>
    <w:rsid w:val="000027E3"/>
    <w:rsid w:val="000035B8"/>
    <w:rsid w:val="000039A5"/>
    <w:rsid w:val="0000435F"/>
    <w:rsid w:val="00004F0C"/>
    <w:rsid w:val="00005853"/>
    <w:rsid w:val="00005FC1"/>
    <w:rsid w:val="0000605F"/>
    <w:rsid w:val="00006AEC"/>
    <w:rsid w:val="00006ECB"/>
    <w:rsid w:val="00010168"/>
    <w:rsid w:val="000121F9"/>
    <w:rsid w:val="0001263A"/>
    <w:rsid w:val="00013480"/>
    <w:rsid w:val="00013ACA"/>
    <w:rsid w:val="0001444C"/>
    <w:rsid w:val="00014697"/>
    <w:rsid w:val="00014716"/>
    <w:rsid w:val="00016325"/>
    <w:rsid w:val="00016963"/>
    <w:rsid w:val="000169FD"/>
    <w:rsid w:val="00016A41"/>
    <w:rsid w:val="000172B7"/>
    <w:rsid w:val="00020A7D"/>
    <w:rsid w:val="00021B0F"/>
    <w:rsid w:val="000224D1"/>
    <w:rsid w:val="000229B1"/>
    <w:rsid w:val="000233C2"/>
    <w:rsid w:val="000251CD"/>
    <w:rsid w:val="0002573B"/>
    <w:rsid w:val="00026BD0"/>
    <w:rsid w:val="00026C45"/>
    <w:rsid w:val="00031122"/>
    <w:rsid w:val="000322ED"/>
    <w:rsid w:val="00032472"/>
    <w:rsid w:val="00032B4D"/>
    <w:rsid w:val="000331E4"/>
    <w:rsid w:val="000333A9"/>
    <w:rsid w:val="00033A2A"/>
    <w:rsid w:val="0003498A"/>
    <w:rsid w:val="0003580C"/>
    <w:rsid w:val="00035E17"/>
    <w:rsid w:val="00036277"/>
    <w:rsid w:val="00036F2A"/>
    <w:rsid w:val="000408D9"/>
    <w:rsid w:val="00041BD9"/>
    <w:rsid w:val="00041DB9"/>
    <w:rsid w:val="0004293A"/>
    <w:rsid w:val="00042A4B"/>
    <w:rsid w:val="00044827"/>
    <w:rsid w:val="000450A1"/>
    <w:rsid w:val="00045834"/>
    <w:rsid w:val="000468DB"/>
    <w:rsid w:val="00046916"/>
    <w:rsid w:val="00046FD2"/>
    <w:rsid w:val="00051020"/>
    <w:rsid w:val="0005286C"/>
    <w:rsid w:val="00053F08"/>
    <w:rsid w:val="000540A9"/>
    <w:rsid w:val="00056224"/>
    <w:rsid w:val="0005773D"/>
    <w:rsid w:val="000578A7"/>
    <w:rsid w:val="000613B3"/>
    <w:rsid w:val="00061CE0"/>
    <w:rsid w:val="00061ED1"/>
    <w:rsid w:val="0006204C"/>
    <w:rsid w:val="000633D5"/>
    <w:rsid w:val="00063853"/>
    <w:rsid w:val="0006390A"/>
    <w:rsid w:val="00066291"/>
    <w:rsid w:val="00066949"/>
    <w:rsid w:val="00067CC7"/>
    <w:rsid w:val="00070473"/>
    <w:rsid w:val="000713DB"/>
    <w:rsid w:val="00071A9A"/>
    <w:rsid w:val="0007584C"/>
    <w:rsid w:val="00075F14"/>
    <w:rsid w:val="00077577"/>
    <w:rsid w:val="00080431"/>
    <w:rsid w:val="000827CC"/>
    <w:rsid w:val="00082904"/>
    <w:rsid w:val="00082E46"/>
    <w:rsid w:val="00083127"/>
    <w:rsid w:val="000833FC"/>
    <w:rsid w:val="00083420"/>
    <w:rsid w:val="00084F85"/>
    <w:rsid w:val="000862FB"/>
    <w:rsid w:val="000904E4"/>
    <w:rsid w:val="00092348"/>
    <w:rsid w:val="00092A8D"/>
    <w:rsid w:val="0009495E"/>
    <w:rsid w:val="00095608"/>
    <w:rsid w:val="00095C34"/>
    <w:rsid w:val="00096710"/>
    <w:rsid w:val="00096D61"/>
    <w:rsid w:val="0009773E"/>
    <w:rsid w:val="000977E5"/>
    <w:rsid w:val="00097EB7"/>
    <w:rsid w:val="000A06A6"/>
    <w:rsid w:val="000A104B"/>
    <w:rsid w:val="000A31A7"/>
    <w:rsid w:val="000A39D4"/>
    <w:rsid w:val="000A3B82"/>
    <w:rsid w:val="000A3F69"/>
    <w:rsid w:val="000A4430"/>
    <w:rsid w:val="000A49D7"/>
    <w:rsid w:val="000A4EA8"/>
    <w:rsid w:val="000A56E9"/>
    <w:rsid w:val="000A6F12"/>
    <w:rsid w:val="000A71E6"/>
    <w:rsid w:val="000B02BA"/>
    <w:rsid w:val="000B107F"/>
    <w:rsid w:val="000B1453"/>
    <w:rsid w:val="000B276B"/>
    <w:rsid w:val="000B2883"/>
    <w:rsid w:val="000B2FF4"/>
    <w:rsid w:val="000B3772"/>
    <w:rsid w:val="000B3BAE"/>
    <w:rsid w:val="000B3C37"/>
    <w:rsid w:val="000B51D1"/>
    <w:rsid w:val="000B59FC"/>
    <w:rsid w:val="000B7399"/>
    <w:rsid w:val="000C0538"/>
    <w:rsid w:val="000C0A09"/>
    <w:rsid w:val="000C1615"/>
    <w:rsid w:val="000C1A18"/>
    <w:rsid w:val="000C20F5"/>
    <w:rsid w:val="000C2146"/>
    <w:rsid w:val="000C27C1"/>
    <w:rsid w:val="000C3579"/>
    <w:rsid w:val="000C363C"/>
    <w:rsid w:val="000C3E6B"/>
    <w:rsid w:val="000C4955"/>
    <w:rsid w:val="000C49A8"/>
    <w:rsid w:val="000C53AB"/>
    <w:rsid w:val="000C5447"/>
    <w:rsid w:val="000C55EE"/>
    <w:rsid w:val="000C56CF"/>
    <w:rsid w:val="000C59AE"/>
    <w:rsid w:val="000C6AD7"/>
    <w:rsid w:val="000C79A4"/>
    <w:rsid w:val="000C7CDE"/>
    <w:rsid w:val="000D09BA"/>
    <w:rsid w:val="000D268E"/>
    <w:rsid w:val="000D2B54"/>
    <w:rsid w:val="000D3155"/>
    <w:rsid w:val="000D3C29"/>
    <w:rsid w:val="000D47E2"/>
    <w:rsid w:val="000D55B2"/>
    <w:rsid w:val="000D6F06"/>
    <w:rsid w:val="000D703A"/>
    <w:rsid w:val="000D734B"/>
    <w:rsid w:val="000D7DC4"/>
    <w:rsid w:val="000E1E10"/>
    <w:rsid w:val="000E2A68"/>
    <w:rsid w:val="000E37D4"/>
    <w:rsid w:val="000E4576"/>
    <w:rsid w:val="000E58F3"/>
    <w:rsid w:val="000E6BBF"/>
    <w:rsid w:val="000E6DCA"/>
    <w:rsid w:val="000E7211"/>
    <w:rsid w:val="000E780A"/>
    <w:rsid w:val="000E7CC3"/>
    <w:rsid w:val="000F1275"/>
    <w:rsid w:val="000F2065"/>
    <w:rsid w:val="000F2523"/>
    <w:rsid w:val="000F3E73"/>
    <w:rsid w:val="000F49A9"/>
    <w:rsid w:val="000F5281"/>
    <w:rsid w:val="000F5AB1"/>
    <w:rsid w:val="000F5FF4"/>
    <w:rsid w:val="000F635A"/>
    <w:rsid w:val="000F64B1"/>
    <w:rsid w:val="000F6563"/>
    <w:rsid w:val="000F6AE4"/>
    <w:rsid w:val="000F6D0B"/>
    <w:rsid w:val="000F76A1"/>
    <w:rsid w:val="00100657"/>
    <w:rsid w:val="001008A4"/>
    <w:rsid w:val="00100F99"/>
    <w:rsid w:val="0010175F"/>
    <w:rsid w:val="00101EE1"/>
    <w:rsid w:val="00102654"/>
    <w:rsid w:val="001038A3"/>
    <w:rsid w:val="00103C32"/>
    <w:rsid w:val="001043A6"/>
    <w:rsid w:val="001045A0"/>
    <w:rsid w:val="00105DFF"/>
    <w:rsid w:val="00106ACB"/>
    <w:rsid w:val="00106B19"/>
    <w:rsid w:val="00106F6E"/>
    <w:rsid w:val="001077B1"/>
    <w:rsid w:val="00110408"/>
    <w:rsid w:val="001113E3"/>
    <w:rsid w:val="0011333B"/>
    <w:rsid w:val="0011441E"/>
    <w:rsid w:val="001147D0"/>
    <w:rsid w:val="001150BD"/>
    <w:rsid w:val="00115256"/>
    <w:rsid w:val="00115651"/>
    <w:rsid w:val="00115BD0"/>
    <w:rsid w:val="00115E18"/>
    <w:rsid w:val="00120750"/>
    <w:rsid w:val="00120D98"/>
    <w:rsid w:val="00121AAE"/>
    <w:rsid w:val="00121D76"/>
    <w:rsid w:val="00121EE9"/>
    <w:rsid w:val="0012222F"/>
    <w:rsid w:val="00123996"/>
    <w:rsid w:val="00126E8E"/>
    <w:rsid w:val="00127264"/>
    <w:rsid w:val="001274A3"/>
    <w:rsid w:val="001277C1"/>
    <w:rsid w:val="00127920"/>
    <w:rsid w:val="00130966"/>
    <w:rsid w:val="00130974"/>
    <w:rsid w:val="00131141"/>
    <w:rsid w:val="00132CF5"/>
    <w:rsid w:val="00133A6D"/>
    <w:rsid w:val="00134A3A"/>
    <w:rsid w:val="0013592F"/>
    <w:rsid w:val="001361EF"/>
    <w:rsid w:val="00136AB3"/>
    <w:rsid w:val="00140AF6"/>
    <w:rsid w:val="00141B7E"/>
    <w:rsid w:val="00143005"/>
    <w:rsid w:val="001433A8"/>
    <w:rsid w:val="00144708"/>
    <w:rsid w:val="001449F1"/>
    <w:rsid w:val="00145341"/>
    <w:rsid w:val="0014650A"/>
    <w:rsid w:val="00146E37"/>
    <w:rsid w:val="001476BD"/>
    <w:rsid w:val="001500DE"/>
    <w:rsid w:val="00151333"/>
    <w:rsid w:val="001515F7"/>
    <w:rsid w:val="0015197E"/>
    <w:rsid w:val="001519A5"/>
    <w:rsid w:val="00151E80"/>
    <w:rsid w:val="00152856"/>
    <w:rsid w:val="001533C6"/>
    <w:rsid w:val="001536B7"/>
    <w:rsid w:val="0015460E"/>
    <w:rsid w:val="001548CF"/>
    <w:rsid w:val="001559F5"/>
    <w:rsid w:val="00156A8F"/>
    <w:rsid w:val="00156B8B"/>
    <w:rsid w:val="00156DFB"/>
    <w:rsid w:val="001576E2"/>
    <w:rsid w:val="001611D0"/>
    <w:rsid w:val="00161916"/>
    <w:rsid w:val="00162743"/>
    <w:rsid w:val="001633FB"/>
    <w:rsid w:val="001645AE"/>
    <w:rsid w:val="00164639"/>
    <w:rsid w:val="00164D46"/>
    <w:rsid w:val="00165183"/>
    <w:rsid w:val="00166051"/>
    <w:rsid w:val="00166200"/>
    <w:rsid w:val="001662B7"/>
    <w:rsid w:val="001662F8"/>
    <w:rsid w:val="00166340"/>
    <w:rsid w:val="00166BEF"/>
    <w:rsid w:val="00170161"/>
    <w:rsid w:val="00170AD0"/>
    <w:rsid w:val="00171025"/>
    <w:rsid w:val="001713F0"/>
    <w:rsid w:val="00171DA6"/>
    <w:rsid w:val="00173B44"/>
    <w:rsid w:val="001755BE"/>
    <w:rsid w:val="0017690A"/>
    <w:rsid w:val="00176F20"/>
    <w:rsid w:val="0018097C"/>
    <w:rsid w:val="001813CE"/>
    <w:rsid w:val="00182F68"/>
    <w:rsid w:val="00183796"/>
    <w:rsid w:val="00183CF3"/>
    <w:rsid w:val="0018753A"/>
    <w:rsid w:val="0018766C"/>
    <w:rsid w:val="001878FB"/>
    <w:rsid w:val="00187AE7"/>
    <w:rsid w:val="00190B2E"/>
    <w:rsid w:val="00190E04"/>
    <w:rsid w:val="00191995"/>
    <w:rsid w:val="00192870"/>
    <w:rsid w:val="00192E3F"/>
    <w:rsid w:val="00193953"/>
    <w:rsid w:val="0019447D"/>
    <w:rsid w:val="00194784"/>
    <w:rsid w:val="0019590B"/>
    <w:rsid w:val="001962B6"/>
    <w:rsid w:val="00196BA2"/>
    <w:rsid w:val="001A0330"/>
    <w:rsid w:val="001A1816"/>
    <w:rsid w:val="001A36A6"/>
    <w:rsid w:val="001A3BFB"/>
    <w:rsid w:val="001A403C"/>
    <w:rsid w:val="001A40BE"/>
    <w:rsid w:val="001A4223"/>
    <w:rsid w:val="001A6195"/>
    <w:rsid w:val="001A6F22"/>
    <w:rsid w:val="001B1016"/>
    <w:rsid w:val="001B112F"/>
    <w:rsid w:val="001B1C64"/>
    <w:rsid w:val="001B1E9B"/>
    <w:rsid w:val="001B2864"/>
    <w:rsid w:val="001B3966"/>
    <w:rsid w:val="001B53F3"/>
    <w:rsid w:val="001B55A3"/>
    <w:rsid w:val="001B733A"/>
    <w:rsid w:val="001B786D"/>
    <w:rsid w:val="001B7932"/>
    <w:rsid w:val="001C0459"/>
    <w:rsid w:val="001C18E5"/>
    <w:rsid w:val="001C2041"/>
    <w:rsid w:val="001C22E1"/>
    <w:rsid w:val="001C242E"/>
    <w:rsid w:val="001C2A15"/>
    <w:rsid w:val="001C3E38"/>
    <w:rsid w:val="001C4490"/>
    <w:rsid w:val="001C510B"/>
    <w:rsid w:val="001C6347"/>
    <w:rsid w:val="001C6CBF"/>
    <w:rsid w:val="001C7BDF"/>
    <w:rsid w:val="001D17C9"/>
    <w:rsid w:val="001D2926"/>
    <w:rsid w:val="001D36BA"/>
    <w:rsid w:val="001D43D3"/>
    <w:rsid w:val="001D53B1"/>
    <w:rsid w:val="001D55BF"/>
    <w:rsid w:val="001D5872"/>
    <w:rsid w:val="001D5CB9"/>
    <w:rsid w:val="001D5EA6"/>
    <w:rsid w:val="001D63B9"/>
    <w:rsid w:val="001D75B5"/>
    <w:rsid w:val="001E1D46"/>
    <w:rsid w:val="001E2EA2"/>
    <w:rsid w:val="001E3175"/>
    <w:rsid w:val="001E33B6"/>
    <w:rsid w:val="001E36DD"/>
    <w:rsid w:val="001E3DDE"/>
    <w:rsid w:val="001E4CA8"/>
    <w:rsid w:val="001E52B2"/>
    <w:rsid w:val="001E5F71"/>
    <w:rsid w:val="001E7B22"/>
    <w:rsid w:val="001F0D66"/>
    <w:rsid w:val="001F1C60"/>
    <w:rsid w:val="001F38D0"/>
    <w:rsid w:val="001F441B"/>
    <w:rsid w:val="001F537B"/>
    <w:rsid w:val="001F6581"/>
    <w:rsid w:val="001F6748"/>
    <w:rsid w:val="001F7978"/>
    <w:rsid w:val="001F7F9F"/>
    <w:rsid w:val="00200456"/>
    <w:rsid w:val="00204032"/>
    <w:rsid w:val="00204449"/>
    <w:rsid w:val="00204937"/>
    <w:rsid w:val="00205406"/>
    <w:rsid w:val="00210240"/>
    <w:rsid w:val="00210F15"/>
    <w:rsid w:val="00211E0B"/>
    <w:rsid w:val="00212601"/>
    <w:rsid w:val="00213645"/>
    <w:rsid w:val="002138E1"/>
    <w:rsid w:val="002149CD"/>
    <w:rsid w:val="00215419"/>
    <w:rsid w:val="002155A4"/>
    <w:rsid w:val="00215900"/>
    <w:rsid w:val="00215A7C"/>
    <w:rsid w:val="002165E4"/>
    <w:rsid w:val="00216E56"/>
    <w:rsid w:val="002170CB"/>
    <w:rsid w:val="002175DA"/>
    <w:rsid w:val="00217979"/>
    <w:rsid w:val="00217A84"/>
    <w:rsid w:val="00217C40"/>
    <w:rsid w:val="00217FD0"/>
    <w:rsid w:val="00220571"/>
    <w:rsid w:val="00220817"/>
    <w:rsid w:val="002216A0"/>
    <w:rsid w:val="002220BA"/>
    <w:rsid w:val="00222D72"/>
    <w:rsid w:val="00222F41"/>
    <w:rsid w:val="00223940"/>
    <w:rsid w:val="00223CFE"/>
    <w:rsid w:val="002259F8"/>
    <w:rsid w:val="00227273"/>
    <w:rsid w:val="00227BFC"/>
    <w:rsid w:val="00227F4E"/>
    <w:rsid w:val="0023083C"/>
    <w:rsid w:val="00231CA0"/>
    <w:rsid w:val="00231DCD"/>
    <w:rsid w:val="0023208E"/>
    <w:rsid w:val="002323F6"/>
    <w:rsid w:val="00232F20"/>
    <w:rsid w:val="00233405"/>
    <w:rsid w:val="0023399C"/>
    <w:rsid w:val="00233E59"/>
    <w:rsid w:val="00235FA8"/>
    <w:rsid w:val="00237717"/>
    <w:rsid w:val="00240B4C"/>
    <w:rsid w:val="00242057"/>
    <w:rsid w:val="00242C09"/>
    <w:rsid w:val="00243282"/>
    <w:rsid w:val="0024341D"/>
    <w:rsid w:val="002436CB"/>
    <w:rsid w:val="002438DF"/>
    <w:rsid w:val="002438FD"/>
    <w:rsid w:val="002441D8"/>
    <w:rsid w:val="002448D8"/>
    <w:rsid w:val="00244AC4"/>
    <w:rsid w:val="00244C92"/>
    <w:rsid w:val="00244F5A"/>
    <w:rsid w:val="002450B4"/>
    <w:rsid w:val="0024643D"/>
    <w:rsid w:val="00246502"/>
    <w:rsid w:val="002466A6"/>
    <w:rsid w:val="002466D8"/>
    <w:rsid w:val="00246D0C"/>
    <w:rsid w:val="00247C20"/>
    <w:rsid w:val="002501BD"/>
    <w:rsid w:val="00250218"/>
    <w:rsid w:val="00250B78"/>
    <w:rsid w:val="00250C81"/>
    <w:rsid w:val="00252006"/>
    <w:rsid w:val="00252D02"/>
    <w:rsid w:val="00253E6A"/>
    <w:rsid w:val="00253F74"/>
    <w:rsid w:val="00254CE6"/>
    <w:rsid w:val="00254D30"/>
    <w:rsid w:val="00255328"/>
    <w:rsid w:val="002569A2"/>
    <w:rsid w:val="0025793E"/>
    <w:rsid w:val="00260408"/>
    <w:rsid w:val="0026264A"/>
    <w:rsid w:val="002626D8"/>
    <w:rsid w:val="002631F7"/>
    <w:rsid w:val="0026322A"/>
    <w:rsid w:val="0026335A"/>
    <w:rsid w:val="002656B1"/>
    <w:rsid w:val="00265F8B"/>
    <w:rsid w:val="00266049"/>
    <w:rsid w:val="002662B3"/>
    <w:rsid w:val="00267D58"/>
    <w:rsid w:val="00267E74"/>
    <w:rsid w:val="00270083"/>
    <w:rsid w:val="002700C1"/>
    <w:rsid w:val="00270DB0"/>
    <w:rsid w:val="0027175E"/>
    <w:rsid w:val="002718B5"/>
    <w:rsid w:val="00271B93"/>
    <w:rsid w:val="002729EC"/>
    <w:rsid w:val="0027300F"/>
    <w:rsid w:val="0027401B"/>
    <w:rsid w:val="002741AF"/>
    <w:rsid w:val="002745D2"/>
    <w:rsid w:val="00275057"/>
    <w:rsid w:val="00275089"/>
    <w:rsid w:val="00276E1C"/>
    <w:rsid w:val="00276EC4"/>
    <w:rsid w:val="002774ED"/>
    <w:rsid w:val="00277A3D"/>
    <w:rsid w:val="00277B93"/>
    <w:rsid w:val="00277D4F"/>
    <w:rsid w:val="0028174C"/>
    <w:rsid w:val="002817C4"/>
    <w:rsid w:val="0028216C"/>
    <w:rsid w:val="00282980"/>
    <w:rsid w:val="00283998"/>
    <w:rsid w:val="00284467"/>
    <w:rsid w:val="002845EA"/>
    <w:rsid w:val="00284B34"/>
    <w:rsid w:val="0028625F"/>
    <w:rsid w:val="002871C4"/>
    <w:rsid w:val="00287EA6"/>
    <w:rsid w:val="002903DD"/>
    <w:rsid w:val="00290896"/>
    <w:rsid w:val="00290A4F"/>
    <w:rsid w:val="00290C34"/>
    <w:rsid w:val="00292665"/>
    <w:rsid w:val="0029347E"/>
    <w:rsid w:val="00293EE8"/>
    <w:rsid w:val="002940FE"/>
    <w:rsid w:val="0029465A"/>
    <w:rsid w:val="00294669"/>
    <w:rsid w:val="0029530F"/>
    <w:rsid w:val="0029612E"/>
    <w:rsid w:val="00296914"/>
    <w:rsid w:val="00297388"/>
    <w:rsid w:val="00297528"/>
    <w:rsid w:val="00297A01"/>
    <w:rsid w:val="002A0303"/>
    <w:rsid w:val="002A1CF0"/>
    <w:rsid w:val="002A26AF"/>
    <w:rsid w:val="002A2D63"/>
    <w:rsid w:val="002A2DCB"/>
    <w:rsid w:val="002A3A77"/>
    <w:rsid w:val="002A3B81"/>
    <w:rsid w:val="002A3F43"/>
    <w:rsid w:val="002A4A9B"/>
    <w:rsid w:val="002A5761"/>
    <w:rsid w:val="002A5CB0"/>
    <w:rsid w:val="002A6413"/>
    <w:rsid w:val="002A6551"/>
    <w:rsid w:val="002A69E0"/>
    <w:rsid w:val="002A72A1"/>
    <w:rsid w:val="002B099F"/>
    <w:rsid w:val="002B0CF7"/>
    <w:rsid w:val="002B1AF9"/>
    <w:rsid w:val="002B2947"/>
    <w:rsid w:val="002B3040"/>
    <w:rsid w:val="002B35C3"/>
    <w:rsid w:val="002B5FF2"/>
    <w:rsid w:val="002B6868"/>
    <w:rsid w:val="002B695E"/>
    <w:rsid w:val="002C08A1"/>
    <w:rsid w:val="002C0E6E"/>
    <w:rsid w:val="002C0FFB"/>
    <w:rsid w:val="002C1753"/>
    <w:rsid w:val="002C2846"/>
    <w:rsid w:val="002C284C"/>
    <w:rsid w:val="002C2AEE"/>
    <w:rsid w:val="002C2B48"/>
    <w:rsid w:val="002C3790"/>
    <w:rsid w:val="002C3C4C"/>
    <w:rsid w:val="002C420A"/>
    <w:rsid w:val="002C473E"/>
    <w:rsid w:val="002C4D56"/>
    <w:rsid w:val="002C550B"/>
    <w:rsid w:val="002C74BC"/>
    <w:rsid w:val="002C7848"/>
    <w:rsid w:val="002C7AB6"/>
    <w:rsid w:val="002D052B"/>
    <w:rsid w:val="002D2AB8"/>
    <w:rsid w:val="002D3670"/>
    <w:rsid w:val="002D372D"/>
    <w:rsid w:val="002D53D5"/>
    <w:rsid w:val="002D5CD6"/>
    <w:rsid w:val="002D6738"/>
    <w:rsid w:val="002D6876"/>
    <w:rsid w:val="002D7272"/>
    <w:rsid w:val="002D7B68"/>
    <w:rsid w:val="002E13A4"/>
    <w:rsid w:val="002E1D03"/>
    <w:rsid w:val="002E3311"/>
    <w:rsid w:val="002E472D"/>
    <w:rsid w:val="002E5DC7"/>
    <w:rsid w:val="002E6008"/>
    <w:rsid w:val="002E654E"/>
    <w:rsid w:val="002E6CAB"/>
    <w:rsid w:val="002E796A"/>
    <w:rsid w:val="002E7E20"/>
    <w:rsid w:val="002E7FFD"/>
    <w:rsid w:val="002F07E7"/>
    <w:rsid w:val="002F1042"/>
    <w:rsid w:val="002F11A8"/>
    <w:rsid w:val="002F16B6"/>
    <w:rsid w:val="002F293C"/>
    <w:rsid w:val="002F5C50"/>
    <w:rsid w:val="002F650D"/>
    <w:rsid w:val="002F6EAA"/>
    <w:rsid w:val="00300282"/>
    <w:rsid w:val="003012B3"/>
    <w:rsid w:val="00301B1B"/>
    <w:rsid w:val="00301EF2"/>
    <w:rsid w:val="00302650"/>
    <w:rsid w:val="00302DD6"/>
    <w:rsid w:val="00302F52"/>
    <w:rsid w:val="00304669"/>
    <w:rsid w:val="00305530"/>
    <w:rsid w:val="0030579E"/>
    <w:rsid w:val="0030580F"/>
    <w:rsid w:val="003059A1"/>
    <w:rsid w:val="00305B82"/>
    <w:rsid w:val="00306E6C"/>
    <w:rsid w:val="0030722C"/>
    <w:rsid w:val="003072BF"/>
    <w:rsid w:val="0030748E"/>
    <w:rsid w:val="00310782"/>
    <w:rsid w:val="00311B7C"/>
    <w:rsid w:val="00311CBC"/>
    <w:rsid w:val="0031319D"/>
    <w:rsid w:val="00313AFC"/>
    <w:rsid w:val="00313E43"/>
    <w:rsid w:val="00313EF1"/>
    <w:rsid w:val="00313EFA"/>
    <w:rsid w:val="0031462E"/>
    <w:rsid w:val="0031471D"/>
    <w:rsid w:val="00314EF9"/>
    <w:rsid w:val="003162F8"/>
    <w:rsid w:val="00316BD5"/>
    <w:rsid w:val="00316DCA"/>
    <w:rsid w:val="00317314"/>
    <w:rsid w:val="003205F1"/>
    <w:rsid w:val="00321D49"/>
    <w:rsid w:val="003225FD"/>
    <w:rsid w:val="00322D92"/>
    <w:rsid w:val="0032403E"/>
    <w:rsid w:val="003242DB"/>
    <w:rsid w:val="00324A2F"/>
    <w:rsid w:val="0032506F"/>
    <w:rsid w:val="0032559E"/>
    <w:rsid w:val="0032603C"/>
    <w:rsid w:val="00326112"/>
    <w:rsid w:val="00326444"/>
    <w:rsid w:val="003274B2"/>
    <w:rsid w:val="00327965"/>
    <w:rsid w:val="00331AFA"/>
    <w:rsid w:val="00331CCD"/>
    <w:rsid w:val="00331E0F"/>
    <w:rsid w:val="00332FF6"/>
    <w:rsid w:val="003346ED"/>
    <w:rsid w:val="003349BC"/>
    <w:rsid w:val="003353CE"/>
    <w:rsid w:val="0033575D"/>
    <w:rsid w:val="00335DA7"/>
    <w:rsid w:val="003374BA"/>
    <w:rsid w:val="003375A7"/>
    <w:rsid w:val="00337EC9"/>
    <w:rsid w:val="003402A3"/>
    <w:rsid w:val="0034198B"/>
    <w:rsid w:val="00341D38"/>
    <w:rsid w:val="00344647"/>
    <w:rsid w:val="003447F5"/>
    <w:rsid w:val="00344AB6"/>
    <w:rsid w:val="0034627D"/>
    <w:rsid w:val="00346C3B"/>
    <w:rsid w:val="0034724D"/>
    <w:rsid w:val="003474AA"/>
    <w:rsid w:val="0035006E"/>
    <w:rsid w:val="003505E8"/>
    <w:rsid w:val="00352600"/>
    <w:rsid w:val="003536BD"/>
    <w:rsid w:val="00353975"/>
    <w:rsid w:val="003544F3"/>
    <w:rsid w:val="00354DA4"/>
    <w:rsid w:val="003567C2"/>
    <w:rsid w:val="00356BD6"/>
    <w:rsid w:val="00357D66"/>
    <w:rsid w:val="00361339"/>
    <w:rsid w:val="0036159D"/>
    <w:rsid w:val="00361A4D"/>
    <w:rsid w:val="003620C9"/>
    <w:rsid w:val="00362BF7"/>
    <w:rsid w:val="0036340B"/>
    <w:rsid w:val="0036465A"/>
    <w:rsid w:val="00364890"/>
    <w:rsid w:val="003660B0"/>
    <w:rsid w:val="00366AC2"/>
    <w:rsid w:val="003671D1"/>
    <w:rsid w:val="003707C3"/>
    <w:rsid w:val="00371E7D"/>
    <w:rsid w:val="00372656"/>
    <w:rsid w:val="00373303"/>
    <w:rsid w:val="00373697"/>
    <w:rsid w:val="00374EDD"/>
    <w:rsid w:val="00374F28"/>
    <w:rsid w:val="0037680A"/>
    <w:rsid w:val="003770E0"/>
    <w:rsid w:val="00380D91"/>
    <w:rsid w:val="003831C7"/>
    <w:rsid w:val="003844D9"/>
    <w:rsid w:val="00385777"/>
    <w:rsid w:val="00385E83"/>
    <w:rsid w:val="003900B2"/>
    <w:rsid w:val="003908CB"/>
    <w:rsid w:val="003909C8"/>
    <w:rsid w:val="00390DE8"/>
    <w:rsid w:val="003919E1"/>
    <w:rsid w:val="003922F7"/>
    <w:rsid w:val="00392CFD"/>
    <w:rsid w:val="00393119"/>
    <w:rsid w:val="0039497D"/>
    <w:rsid w:val="0039498C"/>
    <w:rsid w:val="00396554"/>
    <w:rsid w:val="0039721F"/>
    <w:rsid w:val="003A0821"/>
    <w:rsid w:val="003A087C"/>
    <w:rsid w:val="003A0C49"/>
    <w:rsid w:val="003A16F9"/>
    <w:rsid w:val="003A3AE2"/>
    <w:rsid w:val="003A3EB2"/>
    <w:rsid w:val="003A42A2"/>
    <w:rsid w:val="003A42B2"/>
    <w:rsid w:val="003A5991"/>
    <w:rsid w:val="003A5B54"/>
    <w:rsid w:val="003A752E"/>
    <w:rsid w:val="003A7858"/>
    <w:rsid w:val="003A7AEB"/>
    <w:rsid w:val="003B0986"/>
    <w:rsid w:val="003B0DC7"/>
    <w:rsid w:val="003B200D"/>
    <w:rsid w:val="003B29CB"/>
    <w:rsid w:val="003B301B"/>
    <w:rsid w:val="003B30DD"/>
    <w:rsid w:val="003B39B2"/>
    <w:rsid w:val="003B3A84"/>
    <w:rsid w:val="003B3B28"/>
    <w:rsid w:val="003B4716"/>
    <w:rsid w:val="003B4C78"/>
    <w:rsid w:val="003B561F"/>
    <w:rsid w:val="003B5910"/>
    <w:rsid w:val="003B5C58"/>
    <w:rsid w:val="003B697F"/>
    <w:rsid w:val="003C02AA"/>
    <w:rsid w:val="003C0B61"/>
    <w:rsid w:val="003C1A37"/>
    <w:rsid w:val="003C2008"/>
    <w:rsid w:val="003C294A"/>
    <w:rsid w:val="003C3008"/>
    <w:rsid w:val="003C3CB3"/>
    <w:rsid w:val="003C6263"/>
    <w:rsid w:val="003C66DC"/>
    <w:rsid w:val="003C6850"/>
    <w:rsid w:val="003C7673"/>
    <w:rsid w:val="003D0B38"/>
    <w:rsid w:val="003D0C26"/>
    <w:rsid w:val="003D0DCD"/>
    <w:rsid w:val="003D10E7"/>
    <w:rsid w:val="003D1F38"/>
    <w:rsid w:val="003D2122"/>
    <w:rsid w:val="003D24FB"/>
    <w:rsid w:val="003D40BC"/>
    <w:rsid w:val="003D4200"/>
    <w:rsid w:val="003D586F"/>
    <w:rsid w:val="003D5EB9"/>
    <w:rsid w:val="003E0120"/>
    <w:rsid w:val="003E0121"/>
    <w:rsid w:val="003E2659"/>
    <w:rsid w:val="003E28B1"/>
    <w:rsid w:val="003E31E8"/>
    <w:rsid w:val="003E3789"/>
    <w:rsid w:val="003E4664"/>
    <w:rsid w:val="003E46C4"/>
    <w:rsid w:val="003E5014"/>
    <w:rsid w:val="003E5FCF"/>
    <w:rsid w:val="003E60F4"/>
    <w:rsid w:val="003E7BC7"/>
    <w:rsid w:val="003F0C05"/>
    <w:rsid w:val="003F1181"/>
    <w:rsid w:val="003F3B77"/>
    <w:rsid w:val="003F4330"/>
    <w:rsid w:val="003F4844"/>
    <w:rsid w:val="003F4BA8"/>
    <w:rsid w:val="003F56AF"/>
    <w:rsid w:val="003F5CFC"/>
    <w:rsid w:val="003F68C4"/>
    <w:rsid w:val="004005BE"/>
    <w:rsid w:val="00400644"/>
    <w:rsid w:val="0040070A"/>
    <w:rsid w:val="004009D6"/>
    <w:rsid w:val="00401CCF"/>
    <w:rsid w:val="00401F2B"/>
    <w:rsid w:val="00403099"/>
    <w:rsid w:val="0040536A"/>
    <w:rsid w:val="00405433"/>
    <w:rsid w:val="00411147"/>
    <w:rsid w:val="0041144C"/>
    <w:rsid w:val="004118EF"/>
    <w:rsid w:val="00411F9B"/>
    <w:rsid w:val="00413756"/>
    <w:rsid w:val="0041563B"/>
    <w:rsid w:val="0041570D"/>
    <w:rsid w:val="00415A2E"/>
    <w:rsid w:val="00415DD6"/>
    <w:rsid w:val="00415E49"/>
    <w:rsid w:val="00416149"/>
    <w:rsid w:val="00416358"/>
    <w:rsid w:val="004209F3"/>
    <w:rsid w:val="00421C70"/>
    <w:rsid w:val="00421F82"/>
    <w:rsid w:val="004221B4"/>
    <w:rsid w:val="004225BB"/>
    <w:rsid w:val="00423E49"/>
    <w:rsid w:val="00424298"/>
    <w:rsid w:val="00424670"/>
    <w:rsid w:val="00425879"/>
    <w:rsid w:val="00425C64"/>
    <w:rsid w:val="004266EE"/>
    <w:rsid w:val="00427494"/>
    <w:rsid w:val="0042776B"/>
    <w:rsid w:val="00427C7F"/>
    <w:rsid w:val="0043032B"/>
    <w:rsid w:val="0043062B"/>
    <w:rsid w:val="00432D66"/>
    <w:rsid w:val="00433237"/>
    <w:rsid w:val="0043356C"/>
    <w:rsid w:val="004340D1"/>
    <w:rsid w:val="004341C3"/>
    <w:rsid w:val="004342B1"/>
    <w:rsid w:val="004342ED"/>
    <w:rsid w:val="004358B2"/>
    <w:rsid w:val="00436A90"/>
    <w:rsid w:val="00437157"/>
    <w:rsid w:val="004373A1"/>
    <w:rsid w:val="00440301"/>
    <w:rsid w:val="004406CD"/>
    <w:rsid w:val="00440760"/>
    <w:rsid w:val="004409E4"/>
    <w:rsid w:val="00440E65"/>
    <w:rsid w:val="00442014"/>
    <w:rsid w:val="00443BE2"/>
    <w:rsid w:val="00444741"/>
    <w:rsid w:val="00444951"/>
    <w:rsid w:val="00444DF7"/>
    <w:rsid w:val="0044528F"/>
    <w:rsid w:val="0044595A"/>
    <w:rsid w:val="00446C86"/>
    <w:rsid w:val="00447A7E"/>
    <w:rsid w:val="00451C9A"/>
    <w:rsid w:val="00452A73"/>
    <w:rsid w:val="00453C4B"/>
    <w:rsid w:val="00454307"/>
    <w:rsid w:val="0045454D"/>
    <w:rsid w:val="00454A59"/>
    <w:rsid w:val="00454B14"/>
    <w:rsid w:val="00454D61"/>
    <w:rsid w:val="00455D18"/>
    <w:rsid w:val="0045602C"/>
    <w:rsid w:val="00456314"/>
    <w:rsid w:val="0045639F"/>
    <w:rsid w:val="00456A77"/>
    <w:rsid w:val="00457655"/>
    <w:rsid w:val="00461BA6"/>
    <w:rsid w:val="00461FAB"/>
    <w:rsid w:val="00462DAC"/>
    <w:rsid w:val="00465787"/>
    <w:rsid w:val="004657A2"/>
    <w:rsid w:val="00465ED9"/>
    <w:rsid w:val="00465F35"/>
    <w:rsid w:val="00465FFB"/>
    <w:rsid w:val="00467C5A"/>
    <w:rsid w:val="0047025D"/>
    <w:rsid w:val="004713FD"/>
    <w:rsid w:val="004727FB"/>
    <w:rsid w:val="00473148"/>
    <w:rsid w:val="004738D9"/>
    <w:rsid w:val="00473EBD"/>
    <w:rsid w:val="00474155"/>
    <w:rsid w:val="0047426D"/>
    <w:rsid w:val="00474706"/>
    <w:rsid w:val="00474713"/>
    <w:rsid w:val="00474791"/>
    <w:rsid w:val="0047566E"/>
    <w:rsid w:val="00475F0D"/>
    <w:rsid w:val="00476576"/>
    <w:rsid w:val="00480098"/>
    <w:rsid w:val="0048063C"/>
    <w:rsid w:val="00481013"/>
    <w:rsid w:val="00482244"/>
    <w:rsid w:val="00482543"/>
    <w:rsid w:val="0048279F"/>
    <w:rsid w:val="0048354F"/>
    <w:rsid w:val="00483703"/>
    <w:rsid w:val="00483D61"/>
    <w:rsid w:val="00484FFC"/>
    <w:rsid w:val="00485B42"/>
    <w:rsid w:val="00485E05"/>
    <w:rsid w:val="004867C9"/>
    <w:rsid w:val="004867DB"/>
    <w:rsid w:val="00490120"/>
    <w:rsid w:val="004901B2"/>
    <w:rsid w:val="00490242"/>
    <w:rsid w:val="00490A56"/>
    <w:rsid w:val="00491195"/>
    <w:rsid w:val="00491BCB"/>
    <w:rsid w:val="00493558"/>
    <w:rsid w:val="00493A18"/>
    <w:rsid w:val="00493ABC"/>
    <w:rsid w:val="0049445C"/>
    <w:rsid w:val="0049501C"/>
    <w:rsid w:val="0049549C"/>
    <w:rsid w:val="00497CC3"/>
    <w:rsid w:val="004A042C"/>
    <w:rsid w:val="004A075F"/>
    <w:rsid w:val="004A1A7E"/>
    <w:rsid w:val="004A2D3B"/>
    <w:rsid w:val="004A30F0"/>
    <w:rsid w:val="004A33B7"/>
    <w:rsid w:val="004A377F"/>
    <w:rsid w:val="004A3B15"/>
    <w:rsid w:val="004A42D9"/>
    <w:rsid w:val="004A49F4"/>
    <w:rsid w:val="004A4F32"/>
    <w:rsid w:val="004A556E"/>
    <w:rsid w:val="004A56D9"/>
    <w:rsid w:val="004A6607"/>
    <w:rsid w:val="004A726F"/>
    <w:rsid w:val="004A75B5"/>
    <w:rsid w:val="004B065D"/>
    <w:rsid w:val="004B083D"/>
    <w:rsid w:val="004B25D6"/>
    <w:rsid w:val="004B25DD"/>
    <w:rsid w:val="004B384B"/>
    <w:rsid w:val="004B453A"/>
    <w:rsid w:val="004B4DAE"/>
    <w:rsid w:val="004B59FE"/>
    <w:rsid w:val="004B5BBA"/>
    <w:rsid w:val="004B5D41"/>
    <w:rsid w:val="004B67D8"/>
    <w:rsid w:val="004B6B67"/>
    <w:rsid w:val="004B6B82"/>
    <w:rsid w:val="004B7634"/>
    <w:rsid w:val="004C0602"/>
    <w:rsid w:val="004C1CFC"/>
    <w:rsid w:val="004C2499"/>
    <w:rsid w:val="004C2506"/>
    <w:rsid w:val="004C2D91"/>
    <w:rsid w:val="004C2DB7"/>
    <w:rsid w:val="004C3895"/>
    <w:rsid w:val="004C4460"/>
    <w:rsid w:val="004C6220"/>
    <w:rsid w:val="004C699E"/>
    <w:rsid w:val="004D082E"/>
    <w:rsid w:val="004D1ACD"/>
    <w:rsid w:val="004D2267"/>
    <w:rsid w:val="004D35FC"/>
    <w:rsid w:val="004D3ED6"/>
    <w:rsid w:val="004D435E"/>
    <w:rsid w:val="004D46BA"/>
    <w:rsid w:val="004D5536"/>
    <w:rsid w:val="004D6248"/>
    <w:rsid w:val="004D6FEB"/>
    <w:rsid w:val="004D7963"/>
    <w:rsid w:val="004E027E"/>
    <w:rsid w:val="004E05FE"/>
    <w:rsid w:val="004E0BB3"/>
    <w:rsid w:val="004E0EE6"/>
    <w:rsid w:val="004E14E2"/>
    <w:rsid w:val="004E2058"/>
    <w:rsid w:val="004E2A37"/>
    <w:rsid w:val="004E2DAC"/>
    <w:rsid w:val="004E36C5"/>
    <w:rsid w:val="004E3B35"/>
    <w:rsid w:val="004E4708"/>
    <w:rsid w:val="004E536E"/>
    <w:rsid w:val="004E5707"/>
    <w:rsid w:val="004E5B01"/>
    <w:rsid w:val="004E6EE1"/>
    <w:rsid w:val="004E7CFC"/>
    <w:rsid w:val="004E7F0E"/>
    <w:rsid w:val="004F0527"/>
    <w:rsid w:val="004F1657"/>
    <w:rsid w:val="004F2ADE"/>
    <w:rsid w:val="004F2D6D"/>
    <w:rsid w:val="004F3014"/>
    <w:rsid w:val="004F34EA"/>
    <w:rsid w:val="004F4509"/>
    <w:rsid w:val="004F485E"/>
    <w:rsid w:val="004F5378"/>
    <w:rsid w:val="004F6CF1"/>
    <w:rsid w:val="004F747D"/>
    <w:rsid w:val="004F7AD0"/>
    <w:rsid w:val="00500E2F"/>
    <w:rsid w:val="00500FE8"/>
    <w:rsid w:val="00502AA4"/>
    <w:rsid w:val="00502F05"/>
    <w:rsid w:val="00503077"/>
    <w:rsid w:val="00503195"/>
    <w:rsid w:val="00503724"/>
    <w:rsid w:val="00503835"/>
    <w:rsid w:val="00503A80"/>
    <w:rsid w:val="00504A89"/>
    <w:rsid w:val="00504D5E"/>
    <w:rsid w:val="00505CEC"/>
    <w:rsid w:val="00506452"/>
    <w:rsid w:val="00506A10"/>
    <w:rsid w:val="00507D5D"/>
    <w:rsid w:val="00510213"/>
    <w:rsid w:val="00511483"/>
    <w:rsid w:val="00511CFB"/>
    <w:rsid w:val="005120B0"/>
    <w:rsid w:val="005122A3"/>
    <w:rsid w:val="00512CD3"/>
    <w:rsid w:val="005131E5"/>
    <w:rsid w:val="005137D8"/>
    <w:rsid w:val="00513A7C"/>
    <w:rsid w:val="00514DCB"/>
    <w:rsid w:val="00515282"/>
    <w:rsid w:val="00516227"/>
    <w:rsid w:val="00516BF6"/>
    <w:rsid w:val="00517796"/>
    <w:rsid w:val="0052114B"/>
    <w:rsid w:val="0052621B"/>
    <w:rsid w:val="00526964"/>
    <w:rsid w:val="005305FC"/>
    <w:rsid w:val="00530A4D"/>
    <w:rsid w:val="00532A03"/>
    <w:rsid w:val="00532B69"/>
    <w:rsid w:val="005336C4"/>
    <w:rsid w:val="0053399B"/>
    <w:rsid w:val="00533B85"/>
    <w:rsid w:val="00535F77"/>
    <w:rsid w:val="005378CE"/>
    <w:rsid w:val="005433DA"/>
    <w:rsid w:val="005436A8"/>
    <w:rsid w:val="0054491F"/>
    <w:rsid w:val="005453BF"/>
    <w:rsid w:val="00547E6A"/>
    <w:rsid w:val="005505F1"/>
    <w:rsid w:val="00550C0D"/>
    <w:rsid w:val="00552445"/>
    <w:rsid w:val="00552E3E"/>
    <w:rsid w:val="005530ED"/>
    <w:rsid w:val="00553669"/>
    <w:rsid w:val="00553A0B"/>
    <w:rsid w:val="00556184"/>
    <w:rsid w:val="005567E4"/>
    <w:rsid w:val="00556A3E"/>
    <w:rsid w:val="00557D2D"/>
    <w:rsid w:val="0056028F"/>
    <w:rsid w:val="00560BC3"/>
    <w:rsid w:val="00560F2E"/>
    <w:rsid w:val="005617C4"/>
    <w:rsid w:val="00561FDA"/>
    <w:rsid w:val="005644D3"/>
    <w:rsid w:val="0056456A"/>
    <w:rsid w:val="00564D4F"/>
    <w:rsid w:val="00565AE5"/>
    <w:rsid w:val="00565CDF"/>
    <w:rsid w:val="00565D89"/>
    <w:rsid w:val="00566487"/>
    <w:rsid w:val="00567EF3"/>
    <w:rsid w:val="00571CA2"/>
    <w:rsid w:val="00572194"/>
    <w:rsid w:val="00572FB6"/>
    <w:rsid w:val="0057396C"/>
    <w:rsid w:val="0057420B"/>
    <w:rsid w:val="00574253"/>
    <w:rsid w:val="005764B6"/>
    <w:rsid w:val="0057694D"/>
    <w:rsid w:val="0057750C"/>
    <w:rsid w:val="005777B3"/>
    <w:rsid w:val="00577915"/>
    <w:rsid w:val="00577B47"/>
    <w:rsid w:val="005805C0"/>
    <w:rsid w:val="00581149"/>
    <w:rsid w:val="0058168F"/>
    <w:rsid w:val="0058409A"/>
    <w:rsid w:val="00584B70"/>
    <w:rsid w:val="005851BA"/>
    <w:rsid w:val="0058581E"/>
    <w:rsid w:val="005859F1"/>
    <w:rsid w:val="00586671"/>
    <w:rsid w:val="00590AA7"/>
    <w:rsid w:val="005919F1"/>
    <w:rsid w:val="00591D3C"/>
    <w:rsid w:val="005934BB"/>
    <w:rsid w:val="00593E21"/>
    <w:rsid w:val="00594826"/>
    <w:rsid w:val="00594D46"/>
    <w:rsid w:val="00595ACD"/>
    <w:rsid w:val="00595C01"/>
    <w:rsid w:val="00597293"/>
    <w:rsid w:val="005A1326"/>
    <w:rsid w:val="005A1502"/>
    <w:rsid w:val="005A1F0C"/>
    <w:rsid w:val="005A28FA"/>
    <w:rsid w:val="005A479E"/>
    <w:rsid w:val="005A4953"/>
    <w:rsid w:val="005A504C"/>
    <w:rsid w:val="005A5598"/>
    <w:rsid w:val="005A59FA"/>
    <w:rsid w:val="005A5F1F"/>
    <w:rsid w:val="005A62DC"/>
    <w:rsid w:val="005A642E"/>
    <w:rsid w:val="005A736A"/>
    <w:rsid w:val="005A73B1"/>
    <w:rsid w:val="005A7BC3"/>
    <w:rsid w:val="005A7C94"/>
    <w:rsid w:val="005B052B"/>
    <w:rsid w:val="005B09EA"/>
    <w:rsid w:val="005B0A7A"/>
    <w:rsid w:val="005B0B79"/>
    <w:rsid w:val="005B26D1"/>
    <w:rsid w:val="005B27ED"/>
    <w:rsid w:val="005B2B9E"/>
    <w:rsid w:val="005B2C9B"/>
    <w:rsid w:val="005B4123"/>
    <w:rsid w:val="005B4522"/>
    <w:rsid w:val="005B456E"/>
    <w:rsid w:val="005B4E65"/>
    <w:rsid w:val="005B5876"/>
    <w:rsid w:val="005B6EB3"/>
    <w:rsid w:val="005B79E9"/>
    <w:rsid w:val="005B7A4E"/>
    <w:rsid w:val="005C1754"/>
    <w:rsid w:val="005C681E"/>
    <w:rsid w:val="005C73D5"/>
    <w:rsid w:val="005D4A27"/>
    <w:rsid w:val="005D55B8"/>
    <w:rsid w:val="005D56E5"/>
    <w:rsid w:val="005D7BC6"/>
    <w:rsid w:val="005D7D4E"/>
    <w:rsid w:val="005D7DEB"/>
    <w:rsid w:val="005D7DEC"/>
    <w:rsid w:val="005D7EDB"/>
    <w:rsid w:val="005E0D4D"/>
    <w:rsid w:val="005E1467"/>
    <w:rsid w:val="005E1811"/>
    <w:rsid w:val="005E30FC"/>
    <w:rsid w:val="005E33B0"/>
    <w:rsid w:val="005E3971"/>
    <w:rsid w:val="005E3A73"/>
    <w:rsid w:val="005E3F80"/>
    <w:rsid w:val="005E486F"/>
    <w:rsid w:val="005E52C3"/>
    <w:rsid w:val="005E6DB4"/>
    <w:rsid w:val="005E6FB0"/>
    <w:rsid w:val="005E7957"/>
    <w:rsid w:val="005E7AFC"/>
    <w:rsid w:val="005F0F94"/>
    <w:rsid w:val="005F18A6"/>
    <w:rsid w:val="005F18EB"/>
    <w:rsid w:val="005F1DF4"/>
    <w:rsid w:val="005F2FBA"/>
    <w:rsid w:val="005F38E4"/>
    <w:rsid w:val="005F4667"/>
    <w:rsid w:val="005F4AF9"/>
    <w:rsid w:val="005F5575"/>
    <w:rsid w:val="005F663D"/>
    <w:rsid w:val="005F7884"/>
    <w:rsid w:val="005F7E40"/>
    <w:rsid w:val="00601002"/>
    <w:rsid w:val="00601E62"/>
    <w:rsid w:val="00603794"/>
    <w:rsid w:val="00604735"/>
    <w:rsid w:val="00604D1C"/>
    <w:rsid w:val="00604DE7"/>
    <w:rsid w:val="00604FDF"/>
    <w:rsid w:val="0060555A"/>
    <w:rsid w:val="00605AB5"/>
    <w:rsid w:val="0060654B"/>
    <w:rsid w:val="00606CF6"/>
    <w:rsid w:val="0060705F"/>
    <w:rsid w:val="0061091E"/>
    <w:rsid w:val="00610BA7"/>
    <w:rsid w:val="0061194B"/>
    <w:rsid w:val="00611D51"/>
    <w:rsid w:val="00611E1C"/>
    <w:rsid w:val="0061248C"/>
    <w:rsid w:val="006129B5"/>
    <w:rsid w:val="00612EFD"/>
    <w:rsid w:val="00612FF5"/>
    <w:rsid w:val="00613376"/>
    <w:rsid w:val="006133ED"/>
    <w:rsid w:val="006148F3"/>
    <w:rsid w:val="006154B8"/>
    <w:rsid w:val="006154BF"/>
    <w:rsid w:val="00616597"/>
    <w:rsid w:val="00616716"/>
    <w:rsid w:val="006179F2"/>
    <w:rsid w:val="006201FB"/>
    <w:rsid w:val="006213D1"/>
    <w:rsid w:val="006216CB"/>
    <w:rsid w:val="00622A29"/>
    <w:rsid w:val="00623CA1"/>
    <w:rsid w:val="00624587"/>
    <w:rsid w:val="006246EF"/>
    <w:rsid w:val="00624940"/>
    <w:rsid w:val="00624AE1"/>
    <w:rsid w:val="00624F3A"/>
    <w:rsid w:val="0062518A"/>
    <w:rsid w:val="00625540"/>
    <w:rsid w:val="00625582"/>
    <w:rsid w:val="0062614F"/>
    <w:rsid w:val="00626399"/>
    <w:rsid w:val="00626BB0"/>
    <w:rsid w:val="00626D3F"/>
    <w:rsid w:val="00627525"/>
    <w:rsid w:val="00627551"/>
    <w:rsid w:val="00627F16"/>
    <w:rsid w:val="00630367"/>
    <w:rsid w:val="0063049C"/>
    <w:rsid w:val="00630ADB"/>
    <w:rsid w:val="0063290A"/>
    <w:rsid w:val="00634104"/>
    <w:rsid w:val="0063438F"/>
    <w:rsid w:val="00636243"/>
    <w:rsid w:val="006363C6"/>
    <w:rsid w:val="006401D5"/>
    <w:rsid w:val="00640A95"/>
    <w:rsid w:val="006415A5"/>
    <w:rsid w:val="00641885"/>
    <w:rsid w:val="00644DEF"/>
    <w:rsid w:val="00644EED"/>
    <w:rsid w:val="00645E75"/>
    <w:rsid w:val="006466D3"/>
    <w:rsid w:val="0064699E"/>
    <w:rsid w:val="00646FFE"/>
    <w:rsid w:val="00647BB2"/>
    <w:rsid w:val="00647F2C"/>
    <w:rsid w:val="00650A86"/>
    <w:rsid w:val="00651521"/>
    <w:rsid w:val="006520D1"/>
    <w:rsid w:val="00652A40"/>
    <w:rsid w:val="00653877"/>
    <w:rsid w:val="00653B99"/>
    <w:rsid w:val="006541CA"/>
    <w:rsid w:val="0065431B"/>
    <w:rsid w:val="00656422"/>
    <w:rsid w:val="00656620"/>
    <w:rsid w:val="0065672D"/>
    <w:rsid w:val="00656AE7"/>
    <w:rsid w:val="00656BD4"/>
    <w:rsid w:val="00656CF9"/>
    <w:rsid w:val="00657613"/>
    <w:rsid w:val="00660C11"/>
    <w:rsid w:val="00661CB1"/>
    <w:rsid w:val="006627A9"/>
    <w:rsid w:val="0066311B"/>
    <w:rsid w:val="0066346C"/>
    <w:rsid w:val="00663CC9"/>
    <w:rsid w:val="00663D59"/>
    <w:rsid w:val="00664CA6"/>
    <w:rsid w:val="0066512D"/>
    <w:rsid w:val="00666EA2"/>
    <w:rsid w:val="00667A82"/>
    <w:rsid w:val="00670453"/>
    <w:rsid w:val="00670A44"/>
    <w:rsid w:val="00671EF5"/>
    <w:rsid w:val="006731EB"/>
    <w:rsid w:val="00674350"/>
    <w:rsid w:val="006745FF"/>
    <w:rsid w:val="00675125"/>
    <w:rsid w:val="0067651A"/>
    <w:rsid w:val="00676D32"/>
    <w:rsid w:val="00681E47"/>
    <w:rsid w:val="00682009"/>
    <w:rsid w:val="006820A0"/>
    <w:rsid w:val="006821D5"/>
    <w:rsid w:val="00682290"/>
    <w:rsid w:val="006828CB"/>
    <w:rsid w:val="00682FDD"/>
    <w:rsid w:val="006837AE"/>
    <w:rsid w:val="00683EC8"/>
    <w:rsid w:val="00686B00"/>
    <w:rsid w:val="006874FD"/>
    <w:rsid w:val="00687F01"/>
    <w:rsid w:val="00687F1B"/>
    <w:rsid w:val="0069035A"/>
    <w:rsid w:val="0069176A"/>
    <w:rsid w:val="00691DF2"/>
    <w:rsid w:val="00692069"/>
    <w:rsid w:val="00692539"/>
    <w:rsid w:val="00692C84"/>
    <w:rsid w:val="006935BE"/>
    <w:rsid w:val="00693869"/>
    <w:rsid w:val="0069423E"/>
    <w:rsid w:val="006947D6"/>
    <w:rsid w:val="0069491A"/>
    <w:rsid w:val="00694DF0"/>
    <w:rsid w:val="00696067"/>
    <w:rsid w:val="0069638E"/>
    <w:rsid w:val="00696EE3"/>
    <w:rsid w:val="00697307"/>
    <w:rsid w:val="0069792D"/>
    <w:rsid w:val="006A028D"/>
    <w:rsid w:val="006A2F50"/>
    <w:rsid w:val="006A3958"/>
    <w:rsid w:val="006A3B75"/>
    <w:rsid w:val="006A4E28"/>
    <w:rsid w:val="006A5E1D"/>
    <w:rsid w:val="006A5E7F"/>
    <w:rsid w:val="006A6229"/>
    <w:rsid w:val="006A66B8"/>
    <w:rsid w:val="006A7723"/>
    <w:rsid w:val="006A7DDC"/>
    <w:rsid w:val="006B00C1"/>
    <w:rsid w:val="006B0CF4"/>
    <w:rsid w:val="006B1022"/>
    <w:rsid w:val="006B1C88"/>
    <w:rsid w:val="006B228C"/>
    <w:rsid w:val="006B269B"/>
    <w:rsid w:val="006B328E"/>
    <w:rsid w:val="006B3603"/>
    <w:rsid w:val="006B3D72"/>
    <w:rsid w:val="006B4DA2"/>
    <w:rsid w:val="006B4EF8"/>
    <w:rsid w:val="006B5265"/>
    <w:rsid w:val="006B5847"/>
    <w:rsid w:val="006B5A0F"/>
    <w:rsid w:val="006B5EC7"/>
    <w:rsid w:val="006B72EF"/>
    <w:rsid w:val="006B7763"/>
    <w:rsid w:val="006B7FA5"/>
    <w:rsid w:val="006C0C5F"/>
    <w:rsid w:val="006C1369"/>
    <w:rsid w:val="006C4232"/>
    <w:rsid w:val="006C456B"/>
    <w:rsid w:val="006C4CA5"/>
    <w:rsid w:val="006C4D33"/>
    <w:rsid w:val="006C5643"/>
    <w:rsid w:val="006C5ED1"/>
    <w:rsid w:val="006D03BF"/>
    <w:rsid w:val="006D153F"/>
    <w:rsid w:val="006D1A6E"/>
    <w:rsid w:val="006D2245"/>
    <w:rsid w:val="006D2CCD"/>
    <w:rsid w:val="006D2DE2"/>
    <w:rsid w:val="006D3385"/>
    <w:rsid w:val="006D3FE5"/>
    <w:rsid w:val="006D5953"/>
    <w:rsid w:val="006D6086"/>
    <w:rsid w:val="006D64A5"/>
    <w:rsid w:val="006D6864"/>
    <w:rsid w:val="006D6B0A"/>
    <w:rsid w:val="006E17EA"/>
    <w:rsid w:val="006E2D1B"/>
    <w:rsid w:val="006E365B"/>
    <w:rsid w:val="006E3A21"/>
    <w:rsid w:val="006E4830"/>
    <w:rsid w:val="006E51B2"/>
    <w:rsid w:val="006E529F"/>
    <w:rsid w:val="006E5BD8"/>
    <w:rsid w:val="006E66F6"/>
    <w:rsid w:val="006E6F18"/>
    <w:rsid w:val="006E7BC8"/>
    <w:rsid w:val="006F0892"/>
    <w:rsid w:val="006F0E12"/>
    <w:rsid w:val="006F287E"/>
    <w:rsid w:val="006F356F"/>
    <w:rsid w:val="006F3FF4"/>
    <w:rsid w:val="006F5D09"/>
    <w:rsid w:val="006F5E29"/>
    <w:rsid w:val="006F6010"/>
    <w:rsid w:val="006F67D6"/>
    <w:rsid w:val="006F70FC"/>
    <w:rsid w:val="006F719A"/>
    <w:rsid w:val="006F7A17"/>
    <w:rsid w:val="006F7D03"/>
    <w:rsid w:val="00700339"/>
    <w:rsid w:val="007005A2"/>
    <w:rsid w:val="00702025"/>
    <w:rsid w:val="0070265B"/>
    <w:rsid w:val="00702F1E"/>
    <w:rsid w:val="00703313"/>
    <w:rsid w:val="007047A7"/>
    <w:rsid w:val="00705A16"/>
    <w:rsid w:val="00707483"/>
    <w:rsid w:val="007110C0"/>
    <w:rsid w:val="00711238"/>
    <w:rsid w:val="00711D36"/>
    <w:rsid w:val="007122ED"/>
    <w:rsid w:val="007123CF"/>
    <w:rsid w:val="00712C17"/>
    <w:rsid w:val="00713E21"/>
    <w:rsid w:val="00714B49"/>
    <w:rsid w:val="00716C63"/>
    <w:rsid w:val="00717180"/>
    <w:rsid w:val="007177B3"/>
    <w:rsid w:val="0072014C"/>
    <w:rsid w:val="00720750"/>
    <w:rsid w:val="00723633"/>
    <w:rsid w:val="00723DB1"/>
    <w:rsid w:val="007255CD"/>
    <w:rsid w:val="00726020"/>
    <w:rsid w:val="007262DB"/>
    <w:rsid w:val="00727244"/>
    <w:rsid w:val="00727282"/>
    <w:rsid w:val="007275FC"/>
    <w:rsid w:val="00730838"/>
    <w:rsid w:val="007309F8"/>
    <w:rsid w:val="00731710"/>
    <w:rsid w:val="0073195D"/>
    <w:rsid w:val="007349FF"/>
    <w:rsid w:val="00734BB4"/>
    <w:rsid w:val="00735FF3"/>
    <w:rsid w:val="007363D0"/>
    <w:rsid w:val="00736C52"/>
    <w:rsid w:val="0074071C"/>
    <w:rsid w:val="00740A79"/>
    <w:rsid w:val="00740C3A"/>
    <w:rsid w:val="00741217"/>
    <w:rsid w:val="00741ACB"/>
    <w:rsid w:val="00741B05"/>
    <w:rsid w:val="0074232E"/>
    <w:rsid w:val="007441AA"/>
    <w:rsid w:val="007446A0"/>
    <w:rsid w:val="00744A80"/>
    <w:rsid w:val="00747093"/>
    <w:rsid w:val="007477AE"/>
    <w:rsid w:val="00750D69"/>
    <w:rsid w:val="00751088"/>
    <w:rsid w:val="0075151D"/>
    <w:rsid w:val="00751B40"/>
    <w:rsid w:val="007520F4"/>
    <w:rsid w:val="00752A95"/>
    <w:rsid w:val="00753B28"/>
    <w:rsid w:val="007541C9"/>
    <w:rsid w:val="0075557D"/>
    <w:rsid w:val="00755A41"/>
    <w:rsid w:val="00755F09"/>
    <w:rsid w:val="00756138"/>
    <w:rsid w:val="00756BBC"/>
    <w:rsid w:val="00756FAA"/>
    <w:rsid w:val="00757177"/>
    <w:rsid w:val="00757C73"/>
    <w:rsid w:val="00761699"/>
    <w:rsid w:val="00761AA6"/>
    <w:rsid w:val="00761C5A"/>
    <w:rsid w:val="00761D32"/>
    <w:rsid w:val="00763171"/>
    <w:rsid w:val="00763BC5"/>
    <w:rsid w:val="00765997"/>
    <w:rsid w:val="00765A31"/>
    <w:rsid w:val="00766A47"/>
    <w:rsid w:val="00767761"/>
    <w:rsid w:val="00767818"/>
    <w:rsid w:val="00767B58"/>
    <w:rsid w:val="007703F0"/>
    <w:rsid w:val="00770801"/>
    <w:rsid w:val="007710E0"/>
    <w:rsid w:val="00771D18"/>
    <w:rsid w:val="00772332"/>
    <w:rsid w:val="00773BB3"/>
    <w:rsid w:val="00775561"/>
    <w:rsid w:val="007773A7"/>
    <w:rsid w:val="00777652"/>
    <w:rsid w:val="00780349"/>
    <w:rsid w:val="007805FD"/>
    <w:rsid w:val="0078067D"/>
    <w:rsid w:val="0078074F"/>
    <w:rsid w:val="00780764"/>
    <w:rsid w:val="007807DD"/>
    <w:rsid w:val="00780A90"/>
    <w:rsid w:val="00781FDB"/>
    <w:rsid w:val="00783078"/>
    <w:rsid w:val="00784971"/>
    <w:rsid w:val="007862C0"/>
    <w:rsid w:val="0078676D"/>
    <w:rsid w:val="00786E1C"/>
    <w:rsid w:val="00792776"/>
    <w:rsid w:val="00792B3B"/>
    <w:rsid w:val="00792F92"/>
    <w:rsid w:val="00794783"/>
    <w:rsid w:val="007959F3"/>
    <w:rsid w:val="00795CEA"/>
    <w:rsid w:val="0079649B"/>
    <w:rsid w:val="0079716C"/>
    <w:rsid w:val="00797551"/>
    <w:rsid w:val="007A00B9"/>
    <w:rsid w:val="007A0C19"/>
    <w:rsid w:val="007A0DE6"/>
    <w:rsid w:val="007A26F3"/>
    <w:rsid w:val="007A2804"/>
    <w:rsid w:val="007A33A9"/>
    <w:rsid w:val="007A380A"/>
    <w:rsid w:val="007A38E9"/>
    <w:rsid w:val="007A4DBE"/>
    <w:rsid w:val="007A54FA"/>
    <w:rsid w:val="007A6074"/>
    <w:rsid w:val="007A6D7E"/>
    <w:rsid w:val="007B0A1D"/>
    <w:rsid w:val="007B0CC9"/>
    <w:rsid w:val="007B18E5"/>
    <w:rsid w:val="007B2A8D"/>
    <w:rsid w:val="007B2D3F"/>
    <w:rsid w:val="007B3648"/>
    <w:rsid w:val="007B3B5E"/>
    <w:rsid w:val="007B4BA5"/>
    <w:rsid w:val="007B55AD"/>
    <w:rsid w:val="007B61AA"/>
    <w:rsid w:val="007B654F"/>
    <w:rsid w:val="007B6D4F"/>
    <w:rsid w:val="007B6E35"/>
    <w:rsid w:val="007C1227"/>
    <w:rsid w:val="007C235F"/>
    <w:rsid w:val="007C2FE7"/>
    <w:rsid w:val="007C3B2B"/>
    <w:rsid w:val="007C69CD"/>
    <w:rsid w:val="007C7E4F"/>
    <w:rsid w:val="007C7F9C"/>
    <w:rsid w:val="007D0BC7"/>
    <w:rsid w:val="007D0F38"/>
    <w:rsid w:val="007D10B4"/>
    <w:rsid w:val="007D306A"/>
    <w:rsid w:val="007D30FB"/>
    <w:rsid w:val="007D3623"/>
    <w:rsid w:val="007D4511"/>
    <w:rsid w:val="007D49F3"/>
    <w:rsid w:val="007D5AD9"/>
    <w:rsid w:val="007D6F0F"/>
    <w:rsid w:val="007E008F"/>
    <w:rsid w:val="007E00A4"/>
    <w:rsid w:val="007E013E"/>
    <w:rsid w:val="007E017F"/>
    <w:rsid w:val="007E138A"/>
    <w:rsid w:val="007E1B1B"/>
    <w:rsid w:val="007E25D8"/>
    <w:rsid w:val="007E264A"/>
    <w:rsid w:val="007E31C2"/>
    <w:rsid w:val="007E3B85"/>
    <w:rsid w:val="007E47B8"/>
    <w:rsid w:val="007E7119"/>
    <w:rsid w:val="007E7A4A"/>
    <w:rsid w:val="007E7B98"/>
    <w:rsid w:val="007E7EEF"/>
    <w:rsid w:val="007F0997"/>
    <w:rsid w:val="007F24DC"/>
    <w:rsid w:val="007F2BDE"/>
    <w:rsid w:val="007F2DAE"/>
    <w:rsid w:val="007F30FB"/>
    <w:rsid w:val="007F3FD2"/>
    <w:rsid w:val="007F4335"/>
    <w:rsid w:val="007F49ED"/>
    <w:rsid w:val="007F5262"/>
    <w:rsid w:val="007F55D2"/>
    <w:rsid w:val="007F5D3D"/>
    <w:rsid w:val="007F5D87"/>
    <w:rsid w:val="007F65F3"/>
    <w:rsid w:val="007F706B"/>
    <w:rsid w:val="007F7602"/>
    <w:rsid w:val="00800B8E"/>
    <w:rsid w:val="0080244C"/>
    <w:rsid w:val="00802A28"/>
    <w:rsid w:val="00803278"/>
    <w:rsid w:val="0080371C"/>
    <w:rsid w:val="00803748"/>
    <w:rsid w:val="00803DAE"/>
    <w:rsid w:val="00804398"/>
    <w:rsid w:val="00805144"/>
    <w:rsid w:val="00805D99"/>
    <w:rsid w:val="00810F6F"/>
    <w:rsid w:val="00811412"/>
    <w:rsid w:val="00814348"/>
    <w:rsid w:val="008149B1"/>
    <w:rsid w:val="00815067"/>
    <w:rsid w:val="00815B77"/>
    <w:rsid w:val="0081681D"/>
    <w:rsid w:val="008171AF"/>
    <w:rsid w:val="008176D4"/>
    <w:rsid w:val="00820999"/>
    <w:rsid w:val="00822CBD"/>
    <w:rsid w:val="0082322C"/>
    <w:rsid w:val="00823245"/>
    <w:rsid w:val="00824F2F"/>
    <w:rsid w:val="008258AE"/>
    <w:rsid w:val="00825977"/>
    <w:rsid w:val="00825D86"/>
    <w:rsid w:val="00825F65"/>
    <w:rsid w:val="008268D1"/>
    <w:rsid w:val="00827C1C"/>
    <w:rsid w:val="00827C41"/>
    <w:rsid w:val="0083079F"/>
    <w:rsid w:val="00831025"/>
    <w:rsid w:val="0083138B"/>
    <w:rsid w:val="008315FF"/>
    <w:rsid w:val="00831794"/>
    <w:rsid w:val="00832688"/>
    <w:rsid w:val="008328AD"/>
    <w:rsid w:val="008346AD"/>
    <w:rsid w:val="008346CB"/>
    <w:rsid w:val="00835C5A"/>
    <w:rsid w:val="008366B7"/>
    <w:rsid w:val="00836B2C"/>
    <w:rsid w:val="008375AB"/>
    <w:rsid w:val="00840209"/>
    <w:rsid w:val="00840547"/>
    <w:rsid w:val="00840C84"/>
    <w:rsid w:val="00840EA5"/>
    <w:rsid w:val="008417B6"/>
    <w:rsid w:val="00842181"/>
    <w:rsid w:val="008431B3"/>
    <w:rsid w:val="008459CB"/>
    <w:rsid w:val="00845A62"/>
    <w:rsid w:val="00846637"/>
    <w:rsid w:val="00846F42"/>
    <w:rsid w:val="00847691"/>
    <w:rsid w:val="008505C5"/>
    <w:rsid w:val="00850674"/>
    <w:rsid w:val="00851D08"/>
    <w:rsid w:val="00852202"/>
    <w:rsid w:val="008524B6"/>
    <w:rsid w:val="0085290F"/>
    <w:rsid w:val="00852B81"/>
    <w:rsid w:val="00853506"/>
    <w:rsid w:val="0085372A"/>
    <w:rsid w:val="00853E31"/>
    <w:rsid w:val="00853F3D"/>
    <w:rsid w:val="00854636"/>
    <w:rsid w:val="00854FE1"/>
    <w:rsid w:val="0085524C"/>
    <w:rsid w:val="00855470"/>
    <w:rsid w:val="00855D40"/>
    <w:rsid w:val="0085653B"/>
    <w:rsid w:val="00857092"/>
    <w:rsid w:val="008603A8"/>
    <w:rsid w:val="00860666"/>
    <w:rsid w:val="00860CAE"/>
    <w:rsid w:val="00861407"/>
    <w:rsid w:val="008617FF"/>
    <w:rsid w:val="00862CFB"/>
    <w:rsid w:val="0086364F"/>
    <w:rsid w:val="00863C52"/>
    <w:rsid w:val="00863E72"/>
    <w:rsid w:val="0086400F"/>
    <w:rsid w:val="00865283"/>
    <w:rsid w:val="00865C92"/>
    <w:rsid w:val="0086622B"/>
    <w:rsid w:val="0086630D"/>
    <w:rsid w:val="00866FFD"/>
    <w:rsid w:val="0086704D"/>
    <w:rsid w:val="00867491"/>
    <w:rsid w:val="008675CD"/>
    <w:rsid w:val="00870B3D"/>
    <w:rsid w:val="00870F57"/>
    <w:rsid w:val="0087216B"/>
    <w:rsid w:val="00872E26"/>
    <w:rsid w:val="0087340C"/>
    <w:rsid w:val="00873732"/>
    <w:rsid w:val="00873C52"/>
    <w:rsid w:val="008745FE"/>
    <w:rsid w:val="0087495D"/>
    <w:rsid w:val="00874CC0"/>
    <w:rsid w:val="008761E8"/>
    <w:rsid w:val="0087699A"/>
    <w:rsid w:val="00876B15"/>
    <w:rsid w:val="0087746A"/>
    <w:rsid w:val="008775E8"/>
    <w:rsid w:val="0088038B"/>
    <w:rsid w:val="00880B8B"/>
    <w:rsid w:val="00881FCC"/>
    <w:rsid w:val="008821CA"/>
    <w:rsid w:val="008826AB"/>
    <w:rsid w:val="008830F3"/>
    <w:rsid w:val="0088396D"/>
    <w:rsid w:val="00884836"/>
    <w:rsid w:val="00884C45"/>
    <w:rsid w:val="00884C91"/>
    <w:rsid w:val="00885C25"/>
    <w:rsid w:val="00890411"/>
    <w:rsid w:val="008907F6"/>
    <w:rsid w:val="00891E74"/>
    <w:rsid w:val="0089230C"/>
    <w:rsid w:val="008928B3"/>
    <w:rsid w:val="00893393"/>
    <w:rsid w:val="008947C9"/>
    <w:rsid w:val="008951DC"/>
    <w:rsid w:val="00895498"/>
    <w:rsid w:val="0089563B"/>
    <w:rsid w:val="00895736"/>
    <w:rsid w:val="00895965"/>
    <w:rsid w:val="00895A48"/>
    <w:rsid w:val="00896B53"/>
    <w:rsid w:val="00896CD1"/>
    <w:rsid w:val="00897569"/>
    <w:rsid w:val="0089769B"/>
    <w:rsid w:val="008A0441"/>
    <w:rsid w:val="008A1171"/>
    <w:rsid w:val="008A16E9"/>
    <w:rsid w:val="008A19C3"/>
    <w:rsid w:val="008A1CA6"/>
    <w:rsid w:val="008A1E31"/>
    <w:rsid w:val="008A2EBE"/>
    <w:rsid w:val="008A31E3"/>
    <w:rsid w:val="008A4416"/>
    <w:rsid w:val="008A4E68"/>
    <w:rsid w:val="008A54C4"/>
    <w:rsid w:val="008A550B"/>
    <w:rsid w:val="008A6EA2"/>
    <w:rsid w:val="008A7EB2"/>
    <w:rsid w:val="008B028C"/>
    <w:rsid w:val="008B3A26"/>
    <w:rsid w:val="008B4353"/>
    <w:rsid w:val="008B5C88"/>
    <w:rsid w:val="008B66D1"/>
    <w:rsid w:val="008B72C9"/>
    <w:rsid w:val="008B7BD8"/>
    <w:rsid w:val="008B7F2A"/>
    <w:rsid w:val="008C0699"/>
    <w:rsid w:val="008C0C96"/>
    <w:rsid w:val="008C15BA"/>
    <w:rsid w:val="008C3914"/>
    <w:rsid w:val="008C4EA0"/>
    <w:rsid w:val="008C5288"/>
    <w:rsid w:val="008C5A46"/>
    <w:rsid w:val="008C65A6"/>
    <w:rsid w:val="008C696D"/>
    <w:rsid w:val="008C7A1F"/>
    <w:rsid w:val="008C7F99"/>
    <w:rsid w:val="008D02CC"/>
    <w:rsid w:val="008D070C"/>
    <w:rsid w:val="008D081A"/>
    <w:rsid w:val="008D0CCA"/>
    <w:rsid w:val="008D0F93"/>
    <w:rsid w:val="008D182A"/>
    <w:rsid w:val="008D1D99"/>
    <w:rsid w:val="008D200A"/>
    <w:rsid w:val="008D2703"/>
    <w:rsid w:val="008D32D2"/>
    <w:rsid w:val="008D334D"/>
    <w:rsid w:val="008D3C73"/>
    <w:rsid w:val="008D60A8"/>
    <w:rsid w:val="008D7759"/>
    <w:rsid w:val="008E0E4B"/>
    <w:rsid w:val="008E1BA8"/>
    <w:rsid w:val="008E24CD"/>
    <w:rsid w:val="008E36F1"/>
    <w:rsid w:val="008E3897"/>
    <w:rsid w:val="008E3E91"/>
    <w:rsid w:val="008E4205"/>
    <w:rsid w:val="008E63E0"/>
    <w:rsid w:val="008E663A"/>
    <w:rsid w:val="008E6856"/>
    <w:rsid w:val="008E7102"/>
    <w:rsid w:val="008F1F7F"/>
    <w:rsid w:val="008F2706"/>
    <w:rsid w:val="008F366F"/>
    <w:rsid w:val="008F3917"/>
    <w:rsid w:val="008F4F08"/>
    <w:rsid w:val="008F58E9"/>
    <w:rsid w:val="008F71B2"/>
    <w:rsid w:val="00900C33"/>
    <w:rsid w:val="00900DBF"/>
    <w:rsid w:val="00900E5D"/>
    <w:rsid w:val="009016CC"/>
    <w:rsid w:val="0090400B"/>
    <w:rsid w:val="009044A3"/>
    <w:rsid w:val="009045A3"/>
    <w:rsid w:val="00904E9C"/>
    <w:rsid w:val="00907038"/>
    <w:rsid w:val="00907171"/>
    <w:rsid w:val="00910CCC"/>
    <w:rsid w:val="00910F02"/>
    <w:rsid w:val="00912708"/>
    <w:rsid w:val="00912976"/>
    <w:rsid w:val="00912AB7"/>
    <w:rsid w:val="00912E4D"/>
    <w:rsid w:val="00912FA4"/>
    <w:rsid w:val="009134EA"/>
    <w:rsid w:val="00913A1E"/>
    <w:rsid w:val="00913D3B"/>
    <w:rsid w:val="00914414"/>
    <w:rsid w:val="0091478D"/>
    <w:rsid w:val="009152FE"/>
    <w:rsid w:val="009154FF"/>
    <w:rsid w:val="00915583"/>
    <w:rsid w:val="00915876"/>
    <w:rsid w:val="009158C8"/>
    <w:rsid w:val="00915EB9"/>
    <w:rsid w:val="00917858"/>
    <w:rsid w:val="00917A0E"/>
    <w:rsid w:val="00917AFE"/>
    <w:rsid w:val="00917FE4"/>
    <w:rsid w:val="009217A5"/>
    <w:rsid w:val="00921E74"/>
    <w:rsid w:val="009229C8"/>
    <w:rsid w:val="00922D5B"/>
    <w:rsid w:val="00922FE3"/>
    <w:rsid w:val="00923661"/>
    <w:rsid w:val="00924A34"/>
    <w:rsid w:val="00926572"/>
    <w:rsid w:val="00930289"/>
    <w:rsid w:val="00930887"/>
    <w:rsid w:val="00930A89"/>
    <w:rsid w:val="00931B8B"/>
    <w:rsid w:val="00932151"/>
    <w:rsid w:val="00932747"/>
    <w:rsid w:val="00932C32"/>
    <w:rsid w:val="0093305D"/>
    <w:rsid w:val="00933C03"/>
    <w:rsid w:val="00933C5C"/>
    <w:rsid w:val="0093424B"/>
    <w:rsid w:val="0093454C"/>
    <w:rsid w:val="0093460A"/>
    <w:rsid w:val="00935593"/>
    <w:rsid w:val="009368B0"/>
    <w:rsid w:val="0093698F"/>
    <w:rsid w:val="00937480"/>
    <w:rsid w:val="00937839"/>
    <w:rsid w:val="009379CE"/>
    <w:rsid w:val="00937D63"/>
    <w:rsid w:val="00940522"/>
    <w:rsid w:val="00940729"/>
    <w:rsid w:val="0094112A"/>
    <w:rsid w:val="009425E3"/>
    <w:rsid w:val="00943180"/>
    <w:rsid w:val="0094337D"/>
    <w:rsid w:val="00943E73"/>
    <w:rsid w:val="00943F24"/>
    <w:rsid w:val="009442A8"/>
    <w:rsid w:val="00945403"/>
    <w:rsid w:val="00945449"/>
    <w:rsid w:val="009477D0"/>
    <w:rsid w:val="00951231"/>
    <w:rsid w:val="009520B7"/>
    <w:rsid w:val="0095227A"/>
    <w:rsid w:val="00952533"/>
    <w:rsid w:val="00953C23"/>
    <w:rsid w:val="00953FF7"/>
    <w:rsid w:val="0095523E"/>
    <w:rsid w:val="009552BF"/>
    <w:rsid w:val="00956003"/>
    <w:rsid w:val="00956C9C"/>
    <w:rsid w:val="009617D6"/>
    <w:rsid w:val="00962317"/>
    <w:rsid w:val="0096280B"/>
    <w:rsid w:val="00962A8D"/>
    <w:rsid w:val="00962FF5"/>
    <w:rsid w:val="00964BCB"/>
    <w:rsid w:val="00965613"/>
    <w:rsid w:val="00965A26"/>
    <w:rsid w:val="00965D9C"/>
    <w:rsid w:val="00965FD3"/>
    <w:rsid w:val="009669DE"/>
    <w:rsid w:val="00966F97"/>
    <w:rsid w:val="009670FA"/>
    <w:rsid w:val="009673BE"/>
    <w:rsid w:val="00967AAB"/>
    <w:rsid w:val="00970B8D"/>
    <w:rsid w:val="00970F76"/>
    <w:rsid w:val="00971052"/>
    <w:rsid w:val="00971B19"/>
    <w:rsid w:val="009724B6"/>
    <w:rsid w:val="009734EF"/>
    <w:rsid w:val="00973DFF"/>
    <w:rsid w:val="00974C30"/>
    <w:rsid w:val="00974F3A"/>
    <w:rsid w:val="00975108"/>
    <w:rsid w:val="00976E89"/>
    <w:rsid w:val="00977DFA"/>
    <w:rsid w:val="0098085A"/>
    <w:rsid w:val="009812AB"/>
    <w:rsid w:val="00981643"/>
    <w:rsid w:val="00982865"/>
    <w:rsid w:val="00982D37"/>
    <w:rsid w:val="00983262"/>
    <w:rsid w:val="00983443"/>
    <w:rsid w:val="009837F4"/>
    <w:rsid w:val="009839E3"/>
    <w:rsid w:val="00983B2D"/>
    <w:rsid w:val="009847A7"/>
    <w:rsid w:val="00984E3E"/>
    <w:rsid w:val="0098559D"/>
    <w:rsid w:val="0098638B"/>
    <w:rsid w:val="009901C8"/>
    <w:rsid w:val="00990FA7"/>
    <w:rsid w:val="00991FE4"/>
    <w:rsid w:val="00992049"/>
    <w:rsid w:val="00992BB1"/>
    <w:rsid w:val="00994C8C"/>
    <w:rsid w:val="00995413"/>
    <w:rsid w:val="00995A04"/>
    <w:rsid w:val="009A0048"/>
    <w:rsid w:val="009A0CE9"/>
    <w:rsid w:val="009A2B77"/>
    <w:rsid w:val="009A2D09"/>
    <w:rsid w:val="009A2FE6"/>
    <w:rsid w:val="009A30E9"/>
    <w:rsid w:val="009A3304"/>
    <w:rsid w:val="009A3513"/>
    <w:rsid w:val="009A3A6B"/>
    <w:rsid w:val="009A4036"/>
    <w:rsid w:val="009A5565"/>
    <w:rsid w:val="009A66DF"/>
    <w:rsid w:val="009B02AB"/>
    <w:rsid w:val="009B05C7"/>
    <w:rsid w:val="009B1509"/>
    <w:rsid w:val="009B1950"/>
    <w:rsid w:val="009B1CD7"/>
    <w:rsid w:val="009B1DA9"/>
    <w:rsid w:val="009B2558"/>
    <w:rsid w:val="009B271D"/>
    <w:rsid w:val="009B3164"/>
    <w:rsid w:val="009B32FA"/>
    <w:rsid w:val="009B385F"/>
    <w:rsid w:val="009B5503"/>
    <w:rsid w:val="009B5540"/>
    <w:rsid w:val="009B6C40"/>
    <w:rsid w:val="009B7B2C"/>
    <w:rsid w:val="009C0A26"/>
    <w:rsid w:val="009C17AC"/>
    <w:rsid w:val="009C216E"/>
    <w:rsid w:val="009C294F"/>
    <w:rsid w:val="009C2B0B"/>
    <w:rsid w:val="009C4CD4"/>
    <w:rsid w:val="009C541A"/>
    <w:rsid w:val="009C5595"/>
    <w:rsid w:val="009C77A3"/>
    <w:rsid w:val="009D0182"/>
    <w:rsid w:val="009D2737"/>
    <w:rsid w:val="009D3609"/>
    <w:rsid w:val="009D5DC3"/>
    <w:rsid w:val="009D723D"/>
    <w:rsid w:val="009E13B7"/>
    <w:rsid w:val="009E2298"/>
    <w:rsid w:val="009E31D3"/>
    <w:rsid w:val="009E38F6"/>
    <w:rsid w:val="009E4602"/>
    <w:rsid w:val="009E5436"/>
    <w:rsid w:val="009E5D71"/>
    <w:rsid w:val="009E5E3E"/>
    <w:rsid w:val="009E66D6"/>
    <w:rsid w:val="009E67BC"/>
    <w:rsid w:val="009E67FB"/>
    <w:rsid w:val="009E68F6"/>
    <w:rsid w:val="009E69E9"/>
    <w:rsid w:val="009E701B"/>
    <w:rsid w:val="009E7252"/>
    <w:rsid w:val="009F35DD"/>
    <w:rsid w:val="009F399F"/>
    <w:rsid w:val="009F4EBD"/>
    <w:rsid w:val="009F50A7"/>
    <w:rsid w:val="009F577D"/>
    <w:rsid w:val="009F5FFF"/>
    <w:rsid w:val="009F7415"/>
    <w:rsid w:val="00A00A5B"/>
    <w:rsid w:val="00A00BD0"/>
    <w:rsid w:val="00A00FB4"/>
    <w:rsid w:val="00A01628"/>
    <w:rsid w:val="00A016E0"/>
    <w:rsid w:val="00A04BAB"/>
    <w:rsid w:val="00A04D1F"/>
    <w:rsid w:val="00A07BDE"/>
    <w:rsid w:val="00A07E0F"/>
    <w:rsid w:val="00A10A02"/>
    <w:rsid w:val="00A12E93"/>
    <w:rsid w:val="00A14DD7"/>
    <w:rsid w:val="00A157AA"/>
    <w:rsid w:val="00A15C0F"/>
    <w:rsid w:val="00A16A90"/>
    <w:rsid w:val="00A1715A"/>
    <w:rsid w:val="00A1750D"/>
    <w:rsid w:val="00A21447"/>
    <w:rsid w:val="00A217B4"/>
    <w:rsid w:val="00A21C99"/>
    <w:rsid w:val="00A21D15"/>
    <w:rsid w:val="00A22027"/>
    <w:rsid w:val="00A224C2"/>
    <w:rsid w:val="00A229FA"/>
    <w:rsid w:val="00A232BE"/>
    <w:rsid w:val="00A238D2"/>
    <w:rsid w:val="00A24A13"/>
    <w:rsid w:val="00A24AF2"/>
    <w:rsid w:val="00A2505F"/>
    <w:rsid w:val="00A25212"/>
    <w:rsid w:val="00A25B4A"/>
    <w:rsid w:val="00A25BDC"/>
    <w:rsid w:val="00A265A7"/>
    <w:rsid w:val="00A26EE2"/>
    <w:rsid w:val="00A2741B"/>
    <w:rsid w:val="00A27AE0"/>
    <w:rsid w:val="00A3052E"/>
    <w:rsid w:val="00A30646"/>
    <w:rsid w:val="00A30A82"/>
    <w:rsid w:val="00A310C4"/>
    <w:rsid w:val="00A31484"/>
    <w:rsid w:val="00A31CC8"/>
    <w:rsid w:val="00A31DB8"/>
    <w:rsid w:val="00A321EC"/>
    <w:rsid w:val="00A32253"/>
    <w:rsid w:val="00A33254"/>
    <w:rsid w:val="00A33E8E"/>
    <w:rsid w:val="00A34030"/>
    <w:rsid w:val="00A34141"/>
    <w:rsid w:val="00A344BA"/>
    <w:rsid w:val="00A346D2"/>
    <w:rsid w:val="00A352B5"/>
    <w:rsid w:val="00A36724"/>
    <w:rsid w:val="00A36935"/>
    <w:rsid w:val="00A372E7"/>
    <w:rsid w:val="00A37D79"/>
    <w:rsid w:val="00A414E8"/>
    <w:rsid w:val="00A43A04"/>
    <w:rsid w:val="00A457C1"/>
    <w:rsid w:val="00A45F2F"/>
    <w:rsid w:val="00A46457"/>
    <w:rsid w:val="00A47215"/>
    <w:rsid w:val="00A4783F"/>
    <w:rsid w:val="00A479FE"/>
    <w:rsid w:val="00A51AA1"/>
    <w:rsid w:val="00A52A7B"/>
    <w:rsid w:val="00A52C59"/>
    <w:rsid w:val="00A531FB"/>
    <w:rsid w:val="00A53BD1"/>
    <w:rsid w:val="00A53ED8"/>
    <w:rsid w:val="00A546CA"/>
    <w:rsid w:val="00A55227"/>
    <w:rsid w:val="00A5583D"/>
    <w:rsid w:val="00A56E7A"/>
    <w:rsid w:val="00A56E89"/>
    <w:rsid w:val="00A6066A"/>
    <w:rsid w:val="00A6241A"/>
    <w:rsid w:val="00A62DAD"/>
    <w:rsid w:val="00A63251"/>
    <w:rsid w:val="00A67493"/>
    <w:rsid w:val="00A703D5"/>
    <w:rsid w:val="00A70961"/>
    <w:rsid w:val="00A70BC2"/>
    <w:rsid w:val="00A7100F"/>
    <w:rsid w:val="00A713C7"/>
    <w:rsid w:val="00A71CAA"/>
    <w:rsid w:val="00A7277F"/>
    <w:rsid w:val="00A72E29"/>
    <w:rsid w:val="00A73117"/>
    <w:rsid w:val="00A73188"/>
    <w:rsid w:val="00A735A4"/>
    <w:rsid w:val="00A73A13"/>
    <w:rsid w:val="00A73ED0"/>
    <w:rsid w:val="00A74616"/>
    <w:rsid w:val="00A74D60"/>
    <w:rsid w:val="00A74ED2"/>
    <w:rsid w:val="00A77301"/>
    <w:rsid w:val="00A777DB"/>
    <w:rsid w:val="00A801A0"/>
    <w:rsid w:val="00A8059D"/>
    <w:rsid w:val="00A81124"/>
    <w:rsid w:val="00A8150B"/>
    <w:rsid w:val="00A81FCA"/>
    <w:rsid w:val="00A83983"/>
    <w:rsid w:val="00A851D7"/>
    <w:rsid w:val="00A8524D"/>
    <w:rsid w:val="00A852AA"/>
    <w:rsid w:val="00A85CC2"/>
    <w:rsid w:val="00A867AB"/>
    <w:rsid w:val="00A87CA9"/>
    <w:rsid w:val="00A87D6D"/>
    <w:rsid w:val="00A9056D"/>
    <w:rsid w:val="00A91971"/>
    <w:rsid w:val="00A9261C"/>
    <w:rsid w:val="00A93D88"/>
    <w:rsid w:val="00A941D2"/>
    <w:rsid w:val="00A947A2"/>
    <w:rsid w:val="00A947A4"/>
    <w:rsid w:val="00A94D8F"/>
    <w:rsid w:val="00A94F0E"/>
    <w:rsid w:val="00A96689"/>
    <w:rsid w:val="00AA067E"/>
    <w:rsid w:val="00AA148F"/>
    <w:rsid w:val="00AA1BA8"/>
    <w:rsid w:val="00AA1F8D"/>
    <w:rsid w:val="00AA21B7"/>
    <w:rsid w:val="00AA2B60"/>
    <w:rsid w:val="00AA47C9"/>
    <w:rsid w:val="00AA4E84"/>
    <w:rsid w:val="00AA5A7C"/>
    <w:rsid w:val="00AA6A2A"/>
    <w:rsid w:val="00AA6E72"/>
    <w:rsid w:val="00AA7565"/>
    <w:rsid w:val="00AB0204"/>
    <w:rsid w:val="00AB06F8"/>
    <w:rsid w:val="00AB12CF"/>
    <w:rsid w:val="00AB164B"/>
    <w:rsid w:val="00AB32ED"/>
    <w:rsid w:val="00AB3A50"/>
    <w:rsid w:val="00AB5A23"/>
    <w:rsid w:val="00AB7497"/>
    <w:rsid w:val="00AB790E"/>
    <w:rsid w:val="00AB7C88"/>
    <w:rsid w:val="00AC03D8"/>
    <w:rsid w:val="00AC05E7"/>
    <w:rsid w:val="00AC1412"/>
    <w:rsid w:val="00AC1723"/>
    <w:rsid w:val="00AC232F"/>
    <w:rsid w:val="00AC2762"/>
    <w:rsid w:val="00AC3360"/>
    <w:rsid w:val="00AC3E1A"/>
    <w:rsid w:val="00AC40DC"/>
    <w:rsid w:val="00AC43E2"/>
    <w:rsid w:val="00AC46BC"/>
    <w:rsid w:val="00AC4A06"/>
    <w:rsid w:val="00AC4F4A"/>
    <w:rsid w:val="00AC5F94"/>
    <w:rsid w:val="00AC659B"/>
    <w:rsid w:val="00AC6743"/>
    <w:rsid w:val="00AD0D67"/>
    <w:rsid w:val="00AD1516"/>
    <w:rsid w:val="00AD2BFF"/>
    <w:rsid w:val="00AD32AA"/>
    <w:rsid w:val="00AD3C71"/>
    <w:rsid w:val="00AD3E91"/>
    <w:rsid w:val="00AD499B"/>
    <w:rsid w:val="00AD4ADD"/>
    <w:rsid w:val="00AD5AA6"/>
    <w:rsid w:val="00AD6C98"/>
    <w:rsid w:val="00AD7C4A"/>
    <w:rsid w:val="00AE015D"/>
    <w:rsid w:val="00AE1E39"/>
    <w:rsid w:val="00AE1EF7"/>
    <w:rsid w:val="00AE261A"/>
    <w:rsid w:val="00AE2686"/>
    <w:rsid w:val="00AE2757"/>
    <w:rsid w:val="00AE7676"/>
    <w:rsid w:val="00AE77A9"/>
    <w:rsid w:val="00AF18D1"/>
    <w:rsid w:val="00AF19F3"/>
    <w:rsid w:val="00AF1F32"/>
    <w:rsid w:val="00AF2339"/>
    <w:rsid w:val="00AF2942"/>
    <w:rsid w:val="00AF3D4C"/>
    <w:rsid w:val="00AF5EDD"/>
    <w:rsid w:val="00AF60A5"/>
    <w:rsid w:val="00AF68F3"/>
    <w:rsid w:val="00AF6ACF"/>
    <w:rsid w:val="00AF6DEE"/>
    <w:rsid w:val="00AF7187"/>
    <w:rsid w:val="00AF7281"/>
    <w:rsid w:val="00B0182C"/>
    <w:rsid w:val="00B01C00"/>
    <w:rsid w:val="00B0247D"/>
    <w:rsid w:val="00B02917"/>
    <w:rsid w:val="00B03FEC"/>
    <w:rsid w:val="00B05095"/>
    <w:rsid w:val="00B07C1E"/>
    <w:rsid w:val="00B1112B"/>
    <w:rsid w:val="00B114A6"/>
    <w:rsid w:val="00B128F6"/>
    <w:rsid w:val="00B13671"/>
    <w:rsid w:val="00B13ED4"/>
    <w:rsid w:val="00B149E1"/>
    <w:rsid w:val="00B1526B"/>
    <w:rsid w:val="00B15DDA"/>
    <w:rsid w:val="00B1613B"/>
    <w:rsid w:val="00B17085"/>
    <w:rsid w:val="00B17186"/>
    <w:rsid w:val="00B20863"/>
    <w:rsid w:val="00B216BF"/>
    <w:rsid w:val="00B21A37"/>
    <w:rsid w:val="00B2214F"/>
    <w:rsid w:val="00B22C5C"/>
    <w:rsid w:val="00B2314D"/>
    <w:rsid w:val="00B2328C"/>
    <w:rsid w:val="00B23904"/>
    <w:rsid w:val="00B23D71"/>
    <w:rsid w:val="00B24679"/>
    <w:rsid w:val="00B261B8"/>
    <w:rsid w:val="00B26371"/>
    <w:rsid w:val="00B278A9"/>
    <w:rsid w:val="00B279A5"/>
    <w:rsid w:val="00B30606"/>
    <w:rsid w:val="00B30D73"/>
    <w:rsid w:val="00B32611"/>
    <w:rsid w:val="00B32852"/>
    <w:rsid w:val="00B332CD"/>
    <w:rsid w:val="00B372BD"/>
    <w:rsid w:val="00B40225"/>
    <w:rsid w:val="00B40502"/>
    <w:rsid w:val="00B409B7"/>
    <w:rsid w:val="00B40DB3"/>
    <w:rsid w:val="00B41136"/>
    <w:rsid w:val="00B4132B"/>
    <w:rsid w:val="00B41BE8"/>
    <w:rsid w:val="00B41D92"/>
    <w:rsid w:val="00B425C1"/>
    <w:rsid w:val="00B428C9"/>
    <w:rsid w:val="00B42E0D"/>
    <w:rsid w:val="00B432B4"/>
    <w:rsid w:val="00B432E6"/>
    <w:rsid w:val="00B44726"/>
    <w:rsid w:val="00B44943"/>
    <w:rsid w:val="00B44A97"/>
    <w:rsid w:val="00B44BBD"/>
    <w:rsid w:val="00B4687F"/>
    <w:rsid w:val="00B46B6C"/>
    <w:rsid w:val="00B46BE0"/>
    <w:rsid w:val="00B46F5A"/>
    <w:rsid w:val="00B47916"/>
    <w:rsid w:val="00B47AE5"/>
    <w:rsid w:val="00B51540"/>
    <w:rsid w:val="00B51857"/>
    <w:rsid w:val="00B53EDA"/>
    <w:rsid w:val="00B54861"/>
    <w:rsid w:val="00B5657E"/>
    <w:rsid w:val="00B568D6"/>
    <w:rsid w:val="00B57A08"/>
    <w:rsid w:val="00B60E65"/>
    <w:rsid w:val="00B61317"/>
    <w:rsid w:val="00B6133A"/>
    <w:rsid w:val="00B61A3D"/>
    <w:rsid w:val="00B61F3B"/>
    <w:rsid w:val="00B623CF"/>
    <w:rsid w:val="00B6310A"/>
    <w:rsid w:val="00B6340E"/>
    <w:rsid w:val="00B639D6"/>
    <w:rsid w:val="00B64012"/>
    <w:rsid w:val="00B6458F"/>
    <w:rsid w:val="00B65CC9"/>
    <w:rsid w:val="00B65D8E"/>
    <w:rsid w:val="00B66300"/>
    <w:rsid w:val="00B665DD"/>
    <w:rsid w:val="00B66E21"/>
    <w:rsid w:val="00B67910"/>
    <w:rsid w:val="00B715D6"/>
    <w:rsid w:val="00B722D0"/>
    <w:rsid w:val="00B7243F"/>
    <w:rsid w:val="00B725C0"/>
    <w:rsid w:val="00B73FBC"/>
    <w:rsid w:val="00B7434B"/>
    <w:rsid w:val="00B75850"/>
    <w:rsid w:val="00B77BCF"/>
    <w:rsid w:val="00B80CAB"/>
    <w:rsid w:val="00B8142C"/>
    <w:rsid w:val="00B82E1C"/>
    <w:rsid w:val="00B83098"/>
    <w:rsid w:val="00B84095"/>
    <w:rsid w:val="00B841BD"/>
    <w:rsid w:val="00B84C3D"/>
    <w:rsid w:val="00B86798"/>
    <w:rsid w:val="00B87085"/>
    <w:rsid w:val="00B878AF"/>
    <w:rsid w:val="00B87D1D"/>
    <w:rsid w:val="00B90F6D"/>
    <w:rsid w:val="00B90F97"/>
    <w:rsid w:val="00B91CCA"/>
    <w:rsid w:val="00B932B4"/>
    <w:rsid w:val="00B9376E"/>
    <w:rsid w:val="00B93F4B"/>
    <w:rsid w:val="00B9723B"/>
    <w:rsid w:val="00B97AC6"/>
    <w:rsid w:val="00BA082A"/>
    <w:rsid w:val="00BA108C"/>
    <w:rsid w:val="00BA3F53"/>
    <w:rsid w:val="00BA7773"/>
    <w:rsid w:val="00BA7C12"/>
    <w:rsid w:val="00BB10B0"/>
    <w:rsid w:val="00BB1275"/>
    <w:rsid w:val="00BB1837"/>
    <w:rsid w:val="00BB2101"/>
    <w:rsid w:val="00BB2342"/>
    <w:rsid w:val="00BB2680"/>
    <w:rsid w:val="00BB3E47"/>
    <w:rsid w:val="00BB3EB7"/>
    <w:rsid w:val="00BB408B"/>
    <w:rsid w:val="00BB43D3"/>
    <w:rsid w:val="00BB4D3C"/>
    <w:rsid w:val="00BB4EF2"/>
    <w:rsid w:val="00BB74DC"/>
    <w:rsid w:val="00BC1178"/>
    <w:rsid w:val="00BC14A3"/>
    <w:rsid w:val="00BC1612"/>
    <w:rsid w:val="00BC318D"/>
    <w:rsid w:val="00BC4093"/>
    <w:rsid w:val="00BC4D3E"/>
    <w:rsid w:val="00BC5AEC"/>
    <w:rsid w:val="00BC654F"/>
    <w:rsid w:val="00BC6D84"/>
    <w:rsid w:val="00BC7805"/>
    <w:rsid w:val="00BD0703"/>
    <w:rsid w:val="00BD07F3"/>
    <w:rsid w:val="00BD35C9"/>
    <w:rsid w:val="00BD3CA9"/>
    <w:rsid w:val="00BD48EA"/>
    <w:rsid w:val="00BD4FFF"/>
    <w:rsid w:val="00BD61BA"/>
    <w:rsid w:val="00BD7DB9"/>
    <w:rsid w:val="00BE31F8"/>
    <w:rsid w:val="00BE3C1B"/>
    <w:rsid w:val="00BE3D5A"/>
    <w:rsid w:val="00BE46D3"/>
    <w:rsid w:val="00BE70C9"/>
    <w:rsid w:val="00BE7DF6"/>
    <w:rsid w:val="00BF31DC"/>
    <w:rsid w:val="00BF4745"/>
    <w:rsid w:val="00BF52A9"/>
    <w:rsid w:val="00BF54CB"/>
    <w:rsid w:val="00BF54EB"/>
    <w:rsid w:val="00BF601E"/>
    <w:rsid w:val="00BF61BF"/>
    <w:rsid w:val="00BF70BE"/>
    <w:rsid w:val="00BF7C4F"/>
    <w:rsid w:val="00C00578"/>
    <w:rsid w:val="00C0087B"/>
    <w:rsid w:val="00C01DA6"/>
    <w:rsid w:val="00C02790"/>
    <w:rsid w:val="00C02BB6"/>
    <w:rsid w:val="00C033E6"/>
    <w:rsid w:val="00C04304"/>
    <w:rsid w:val="00C047EE"/>
    <w:rsid w:val="00C070B1"/>
    <w:rsid w:val="00C113FA"/>
    <w:rsid w:val="00C1171A"/>
    <w:rsid w:val="00C11C88"/>
    <w:rsid w:val="00C122DD"/>
    <w:rsid w:val="00C1235A"/>
    <w:rsid w:val="00C127AC"/>
    <w:rsid w:val="00C132E5"/>
    <w:rsid w:val="00C134D6"/>
    <w:rsid w:val="00C13642"/>
    <w:rsid w:val="00C13F9D"/>
    <w:rsid w:val="00C14904"/>
    <w:rsid w:val="00C1523C"/>
    <w:rsid w:val="00C1604B"/>
    <w:rsid w:val="00C16145"/>
    <w:rsid w:val="00C171E0"/>
    <w:rsid w:val="00C17FD2"/>
    <w:rsid w:val="00C20AF6"/>
    <w:rsid w:val="00C2107A"/>
    <w:rsid w:val="00C22142"/>
    <w:rsid w:val="00C2325B"/>
    <w:rsid w:val="00C24C3E"/>
    <w:rsid w:val="00C24D7B"/>
    <w:rsid w:val="00C24E79"/>
    <w:rsid w:val="00C26BCB"/>
    <w:rsid w:val="00C26DAC"/>
    <w:rsid w:val="00C271E9"/>
    <w:rsid w:val="00C30CC4"/>
    <w:rsid w:val="00C3169E"/>
    <w:rsid w:val="00C31E0B"/>
    <w:rsid w:val="00C329AF"/>
    <w:rsid w:val="00C32F03"/>
    <w:rsid w:val="00C331CA"/>
    <w:rsid w:val="00C34A78"/>
    <w:rsid w:val="00C34A79"/>
    <w:rsid w:val="00C35EB0"/>
    <w:rsid w:val="00C374B3"/>
    <w:rsid w:val="00C37E2F"/>
    <w:rsid w:val="00C40654"/>
    <w:rsid w:val="00C40A79"/>
    <w:rsid w:val="00C40BD1"/>
    <w:rsid w:val="00C41CEB"/>
    <w:rsid w:val="00C45764"/>
    <w:rsid w:val="00C458E3"/>
    <w:rsid w:val="00C45C09"/>
    <w:rsid w:val="00C46190"/>
    <w:rsid w:val="00C46BB9"/>
    <w:rsid w:val="00C47A77"/>
    <w:rsid w:val="00C52BD2"/>
    <w:rsid w:val="00C532CF"/>
    <w:rsid w:val="00C53DC4"/>
    <w:rsid w:val="00C54FFC"/>
    <w:rsid w:val="00C558CD"/>
    <w:rsid w:val="00C5654A"/>
    <w:rsid w:val="00C56711"/>
    <w:rsid w:val="00C56EF0"/>
    <w:rsid w:val="00C57927"/>
    <w:rsid w:val="00C57A79"/>
    <w:rsid w:val="00C57FE4"/>
    <w:rsid w:val="00C60B81"/>
    <w:rsid w:val="00C61CAD"/>
    <w:rsid w:val="00C624ED"/>
    <w:rsid w:val="00C633C4"/>
    <w:rsid w:val="00C63E38"/>
    <w:rsid w:val="00C660F1"/>
    <w:rsid w:val="00C66E18"/>
    <w:rsid w:val="00C6707E"/>
    <w:rsid w:val="00C67ACD"/>
    <w:rsid w:val="00C70967"/>
    <w:rsid w:val="00C70985"/>
    <w:rsid w:val="00C70BF9"/>
    <w:rsid w:val="00C725DF"/>
    <w:rsid w:val="00C73C0D"/>
    <w:rsid w:val="00C7412D"/>
    <w:rsid w:val="00C753FF"/>
    <w:rsid w:val="00C76236"/>
    <w:rsid w:val="00C7705C"/>
    <w:rsid w:val="00C77685"/>
    <w:rsid w:val="00C77721"/>
    <w:rsid w:val="00C77F1B"/>
    <w:rsid w:val="00C80989"/>
    <w:rsid w:val="00C809D5"/>
    <w:rsid w:val="00C80A06"/>
    <w:rsid w:val="00C80BD9"/>
    <w:rsid w:val="00C81129"/>
    <w:rsid w:val="00C82401"/>
    <w:rsid w:val="00C83B7D"/>
    <w:rsid w:val="00C8636A"/>
    <w:rsid w:val="00C8688C"/>
    <w:rsid w:val="00C8760E"/>
    <w:rsid w:val="00C8762C"/>
    <w:rsid w:val="00C87BCB"/>
    <w:rsid w:val="00C912AB"/>
    <w:rsid w:val="00C919E4"/>
    <w:rsid w:val="00C91BB2"/>
    <w:rsid w:val="00C924F6"/>
    <w:rsid w:val="00C92B85"/>
    <w:rsid w:val="00C94451"/>
    <w:rsid w:val="00C94AE9"/>
    <w:rsid w:val="00C94C75"/>
    <w:rsid w:val="00C94C81"/>
    <w:rsid w:val="00C9633E"/>
    <w:rsid w:val="00C965EE"/>
    <w:rsid w:val="00C97043"/>
    <w:rsid w:val="00C972B8"/>
    <w:rsid w:val="00C9752A"/>
    <w:rsid w:val="00C976B0"/>
    <w:rsid w:val="00C97B9D"/>
    <w:rsid w:val="00CA0897"/>
    <w:rsid w:val="00CA0920"/>
    <w:rsid w:val="00CA1A5E"/>
    <w:rsid w:val="00CA2450"/>
    <w:rsid w:val="00CA3781"/>
    <w:rsid w:val="00CA4334"/>
    <w:rsid w:val="00CA47DB"/>
    <w:rsid w:val="00CA57D5"/>
    <w:rsid w:val="00CA6B54"/>
    <w:rsid w:val="00CA7E2D"/>
    <w:rsid w:val="00CB01DE"/>
    <w:rsid w:val="00CB0938"/>
    <w:rsid w:val="00CB0F56"/>
    <w:rsid w:val="00CB10E8"/>
    <w:rsid w:val="00CB1295"/>
    <w:rsid w:val="00CB1899"/>
    <w:rsid w:val="00CB189F"/>
    <w:rsid w:val="00CB20F8"/>
    <w:rsid w:val="00CB3A34"/>
    <w:rsid w:val="00CB611A"/>
    <w:rsid w:val="00CB61C7"/>
    <w:rsid w:val="00CB6C1E"/>
    <w:rsid w:val="00CC09F6"/>
    <w:rsid w:val="00CC163D"/>
    <w:rsid w:val="00CC1C32"/>
    <w:rsid w:val="00CC4900"/>
    <w:rsid w:val="00CC4B1C"/>
    <w:rsid w:val="00CC4B27"/>
    <w:rsid w:val="00CC519B"/>
    <w:rsid w:val="00CC6790"/>
    <w:rsid w:val="00CC6934"/>
    <w:rsid w:val="00CC723D"/>
    <w:rsid w:val="00CC7297"/>
    <w:rsid w:val="00CD0515"/>
    <w:rsid w:val="00CD1552"/>
    <w:rsid w:val="00CD2006"/>
    <w:rsid w:val="00CD22E5"/>
    <w:rsid w:val="00CD2946"/>
    <w:rsid w:val="00CD2CB1"/>
    <w:rsid w:val="00CD2EB3"/>
    <w:rsid w:val="00CD3419"/>
    <w:rsid w:val="00CD3A25"/>
    <w:rsid w:val="00CD49E7"/>
    <w:rsid w:val="00CD4A39"/>
    <w:rsid w:val="00CD5074"/>
    <w:rsid w:val="00CD5125"/>
    <w:rsid w:val="00CD66E7"/>
    <w:rsid w:val="00CD6F11"/>
    <w:rsid w:val="00CD7EFC"/>
    <w:rsid w:val="00CE038F"/>
    <w:rsid w:val="00CE0482"/>
    <w:rsid w:val="00CE0919"/>
    <w:rsid w:val="00CE161D"/>
    <w:rsid w:val="00CE5D32"/>
    <w:rsid w:val="00CE5EC5"/>
    <w:rsid w:val="00CE72BD"/>
    <w:rsid w:val="00CE75E2"/>
    <w:rsid w:val="00CE7EC4"/>
    <w:rsid w:val="00CF0218"/>
    <w:rsid w:val="00CF0EA4"/>
    <w:rsid w:val="00CF1251"/>
    <w:rsid w:val="00CF21E3"/>
    <w:rsid w:val="00CF30CF"/>
    <w:rsid w:val="00CF388D"/>
    <w:rsid w:val="00CF43C7"/>
    <w:rsid w:val="00CF551F"/>
    <w:rsid w:val="00CF7054"/>
    <w:rsid w:val="00CF72A6"/>
    <w:rsid w:val="00CF7453"/>
    <w:rsid w:val="00CF7ABE"/>
    <w:rsid w:val="00CF7FC0"/>
    <w:rsid w:val="00D00ADC"/>
    <w:rsid w:val="00D00DDF"/>
    <w:rsid w:val="00D0116A"/>
    <w:rsid w:val="00D01224"/>
    <w:rsid w:val="00D019AE"/>
    <w:rsid w:val="00D01FB7"/>
    <w:rsid w:val="00D02867"/>
    <w:rsid w:val="00D02930"/>
    <w:rsid w:val="00D02E8C"/>
    <w:rsid w:val="00D03607"/>
    <w:rsid w:val="00D04D6C"/>
    <w:rsid w:val="00D06184"/>
    <w:rsid w:val="00D06E75"/>
    <w:rsid w:val="00D108A6"/>
    <w:rsid w:val="00D10C4C"/>
    <w:rsid w:val="00D11242"/>
    <w:rsid w:val="00D123AF"/>
    <w:rsid w:val="00D1265A"/>
    <w:rsid w:val="00D13906"/>
    <w:rsid w:val="00D13B77"/>
    <w:rsid w:val="00D13ED5"/>
    <w:rsid w:val="00D14CA4"/>
    <w:rsid w:val="00D15982"/>
    <w:rsid w:val="00D16F17"/>
    <w:rsid w:val="00D17455"/>
    <w:rsid w:val="00D17AB1"/>
    <w:rsid w:val="00D17E4A"/>
    <w:rsid w:val="00D20DBF"/>
    <w:rsid w:val="00D20DEC"/>
    <w:rsid w:val="00D216DD"/>
    <w:rsid w:val="00D216ED"/>
    <w:rsid w:val="00D21B0E"/>
    <w:rsid w:val="00D21D1E"/>
    <w:rsid w:val="00D23A41"/>
    <w:rsid w:val="00D24156"/>
    <w:rsid w:val="00D24C3F"/>
    <w:rsid w:val="00D2619E"/>
    <w:rsid w:val="00D26905"/>
    <w:rsid w:val="00D26DF5"/>
    <w:rsid w:val="00D27C44"/>
    <w:rsid w:val="00D30992"/>
    <w:rsid w:val="00D30C3A"/>
    <w:rsid w:val="00D31539"/>
    <w:rsid w:val="00D329C0"/>
    <w:rsid w:val="00D32EB0"/>
    <w:rsid w:val="00D332BC"/>
    <w:rsid w:val="00D34080"/>
    <w:rsid w:val="00D34B7D"/>
    <w:rsid w:val="00D35097"/>
    <w:rsid w:val="00D354DF"/>
    <w:rsid w:val="00D36243"/>
    <w:rsid w:val="00D364AB"/>
    <w:rsid w:val="00D369DA"/>
    <w:rsid w:val="00D36C0C"/>
    <w:rsid w:val="00D374C4"/>
    <w:rsid w:val="00D375BE"/>
    <w:rsid w:val="00D377D8"/>
    <w:rsid w:val="00D4022B"/>
    <w:rsid w:val="00D40D8D"/>
    <w:rsid w:val="00D418D4"/>
    <w:rsid w:val="00D427BE"/>
    <w:rsid w:val="00D42AC2"/>
    <w:rsid w:val="00D42D22"/>
    <w:rsid w:val="00D42DD3"/>
    <w:rsid w:val="00D4388A"/>
    <w:rsid w:val="00D441BC"/>
    <w:rsid w:val="00D4450C"/>
    <w:rsid w:val="00D44FCF"/>
    <w:rsid w:val="00D47A5B"/>
    <w:rsid w:val="00D5069F"/>
    <w:rsid w:val="00D5154F"/>
    <w:rsid w:val="00D52BDF"/>
    <w:rsid w:val="00D54568"/>
    <w:rsid w:val="00D54C21"/>
    <w:rsid w:val="00D55A1F"/>
    <w:rsid w:val="00D60B4E"/>
    <w:rsid w:val="00D60FA7"/>
    <w:rsid w:val="00D61BCF"/>
    <w:rsid w:val="00D61C21"/>
    <w:rsid w:val="00D620D8"/>
    <w:rsid w:val="00D6259E"/>
    <w:rsid w:val="00D629C8"/>
    <w:rsid w:val="00D644AB"/>
    <w:rsid w:val="00D65245"/>
    <w:rsid w:val="00D67EC6"/>
    <w:rsid w:val="00D70C72"/>
    <w:rsid w:val="00D71E2A"/>
    <w:rsid w:val="00D72183"/>
    <w:rsid w:val="00D7287F"/>
    <w:rsid w:val="00D75F25"/>
    <w:rsid w:val="00D7662C"/>
    <w:rsid w:val="00D76A3C"/>
    <w:rsid w:val="00D83F6E"/>
    <w:rsid w:val="00D84661"/>
    <w:rsid w:val="00D84DC4"/>
    <w:rsid w:val="00D86A06"/>
    <w:rsid w:val="00D87040"/>
    <w:rsid w:val="00D87625"/>
    <w:rsid w:val="00D9156E"/>
    <w:rsid w:val="00D91F53"/>
    <w:rsid w:val="00D920A3"/>
    <w:rsid w:val="00D92312"/>
    <w:rsid w:val="00D93DCC"/>
    <w:rsid w:val="00D94069"/>
    <w:rsid w:val="00D94195"/>
    <w:rsid w:val="00D941AF"/>
    <w:rsid w:val="00D96C14"/>
    <w:rsid w:val="00D97A01"/>
    <w:rsid w:val="00D97CAC"/>
    <w:rsid w:val="00DA06B3"/>
    <w:rsid w:val="00DA0D30"/>
    <w:rsid w:val="00DA1691"/>
    <w:rsid w:val="00DA389F"/>
    <w:rsid w:val="00DA3A5C"/>
    <w:rsid w:val="00DA550D"/>
    <w:rsid w:val="00DA57AA"/>
    <w:rsid w:val="00DA5C8E"/>
    <w:rsid w:val="00DA7A78"/>
    <w:rsid w:val="00DB2D31"/>
    <w:rsid w:val="00DB2DB7"/>
    <w:rsid w:val="00DB2F6A"/>
    <w:rsid w:val="00DB3916"/>
    <w:rsid w:val="00DB4118"/>
    <w:rsid w:val="00DB5B84"/>
    <w:rsid w:val="00DB6604"/>
    <w:rsid w:val="00DB74DE"/>
    <w:rsid w:val="00DB7BDC"/>
    <w:rsid w:val="00DB7D2D"/>
    <w:rsid w:val="00DC16BD"/>
    <w:rsid w:val="00DC1FA8"/>
    <w:rsid w:val="00DC1FCC"/>
    <w:rsid w:val="00DC1FED"/>
    <w:rsid w:val="00DC42FD"/>
    <w:rsid w:val="00DC43D7"/>
    <w:rsid w:val="00DC50D9"/>
    <w:rsid w:val="00DC56FA"/>
    <w:rsid w:val="00DC5993"/>
    <w:rsid w:val="00DC5DE3"/>
    <w:rsid w:val="00DD1034"/>
    <w:rsid w:val="00DD1297"/>
    <w:rsid w:val="00DD1F31"/>
    <w:rsid w:val="00DD320A"/>
    <w:rsid w:val="00DD398F"/>
    <w:rsid w:val="00DD3E31"/>
    <w:rsid w:val="00DD53FC"/>
    <w:rsid w:val="00DD58E4"/>
    <w:rsid w:val="00DD6CF2"/>
    <w:rsid w:val="00DD7266"/>
    <w:rsid w:val="00DD72F0"/>
    <w:rsid w:val="00DE25DE"/>
    <w:rsid w:val="00DE294A"/>
    <w:rsid w:val="00DE30A2"/>
    <w:rsid w:val="00DE38A6"/>
    <w:rsid w:val="00DE3B58"/>
    <w:rsid w:val="00DE5064"/>
    <w:rsid w:val="00DE5D41"/>
    <w:rsid w:val="00DE6BBC"/>
    <w:rsid w:val="00DE7C46"/>
    <w:rsid w:val="00DF0254"/>
    <w:rsid w:val="00DF1CDC"/>
    <w:rsid w:val="00DF1E7A"/>
    <w:rsid w:val="00DF2138"/>
    <w:rsid w:val="00DF3445"/>
    <w:rsid w:val="00DF5736"/>
    <w:rsid w:val="00DF6502"/>
    <w:rsid w:val="00DF6A8C"/>
    <w:rsid w:val="00DF7F2E"/>
    <w:rsid w:val="00E01AD8"/>
    <w:rsid w:val="00E01F78"/>
    <w:rsid w:val="00E03B97"/>
    <w:rsid w:val="00E042C1"/>
    <w:rsid w:val="00E062A6"/>
    <w:rsid w:val="00E104D2"/>
    <w:rsid w:val="00E10965"/>
    <w:rsid w:val="00E1173D"/>
    <w:rsid w:val="00E12F9B"/>
    <w:rsid w:val="00E13B35"/>
    <w:rsid w:val="00E146AC"/>
    <w:rsid w:val="00E146CC"/>
    <w:rsid w:val="00E15FA0"/>
    <w:rsid w:val="00E1607B"/>
    <w:rsid w:val="00E1631C"/>
    <w:rsid w:val="00E167A6"/>
    <w:rsid w:val="00E16B3C"/>
    <w:rsid w:val="00E201C5"/>
    <w:rsid w:val="00E20F2F"/>
    <w:rsid w:val="00E21377"/>
    <w:rsid w:val="00E22927"/>
    <w:rsid w:val="00E22B1A"/>
    <w:rsid w:val="00E22BF3"/>
    <w:rsid w:val="00E23645"/>
    <w:rsid w:val="00E23A72"/>
    <w:rsid w:val="00E23B2A"/>
    <w:rsid w:val="00E25F7B"/>
    <w:rsid w:val="00E26B68"/>
    <w:rsid w:val="00E26F20"/>
    <w:rsid w:val="00E26F6A"/>
    <w:rsid w:val="00E273A7"/>
    <w:rsid w:val="00E2781E"/>
    <w:rsid w:val="00E27C79"/>
    <w:rsid w:val="00E27FCB"/>
    <w:rsid w:val="00E31A50"/>
    <w:rsid w:val="00E33635"/>
    <w:rsid w:val="00E33D1D"/>
    <w:rsid w:val="00E34058"/>
    <w:rsid w:val="00E344C6"/>
    <w:rsid w:val="00E344F1"/>
    <w:rsid w:val="00E36440"/>
    <w:rsid w:val="00E369EF"/>
    <w:rsid w:val="00E36BC3"/>
    <w:rsid w:val="00E36E66"/>
    <w:rsid w:val="00E372A7"/>
    <w:rsid w:val="00E37457"/>
    <w:rsid w:val="00E40F55"/>
    <w:rsid w:val="00E4261E"/>
    <w:rsid w:val="00E42D24"/>
    <w:rsid w:val="00E43339"/>
    <w:rsid w:val="00E439D7"/>
    <w:rsid w:val="00E44B76"/>
    <w:rsid w:val="00E44F9F"/>
    <w:rsid w:val="00E465FF"/>
    <w:rsid w:val="00E478FD"/>
    <w:rsid w:val="00E47B72"/>
    <w:rsid w:val="00E50C61"/>
    <w:rsid w:val="00E50D40"/>
    <w:rsid w:val="00E5106A"/>
    <w:rsid w:val="00E543F0"/>
    <w:rsid w:val="00E54ACC"/>
    <w:rsid w:val="00E55C3B"/>
    <w:rsid w:val="00E55C47"/>
    <w:rsid w:val="00E55F83"/>
    <w:rsid w:val="00E55FE6"/>
    <w:rsid w:val="00E565C3"/>
    <w:rsid w:val="00E56BD6"/>
    <w:rsid w:val="00E572A6"/>
    <w:rsid w:val="00E60063"/>
    <w:rsid w:val="00E61675"/>
    <w:rsid w:val="00E61A45"/>
    <w:rsid w:val="00E6297B"/>
    <w:rsid w:val="00E631BA"/>
    <w:rsid w:val="00E6485C"/>
    <w:rsid w:val="00E648B5"/>
    <w:rsid w:val="00E6567F"/>
    <w:rsid w:val="00E6571B"/>
    <w:rsid w:val="00E65726"/>
    <w:rsid w:val="00E7015D"/>
    <w:rsid w:val="00E704E4"/>
    <w:rsid w:val="00E707FF"/>
    <w:rsid w:val="00E70F88"/>
    <w:rsid w:val="00E720C1"/>
    <w:rsid w:val="00E72403"/>
    <w:rsid w:val="00E72D2F"/>
    <w:rsid w:val="00E73676"/>
    <w:rsid w:val="00E73982"/>
    <w:rsid w:val="00E748A0"/>
    <w:rsid w:val="00E7532E"/>
    <w:rsid w:val="00E75816"/>
    <w:rsid w:val="00E77AEB"/>
    <w:rsid w:val="00E80798"/>
    <w:rsid w:val="00E81D7F"/>
    <w:rsid w:val="00E82D60"/>
    <w:rsid w:val="00E83355"/>
    <w:rsid w:val="00E841C7"/>
    <w:rsid w:val="00E84607"/>
    <w:rsid w:val="00E84819"/>
    <w:rsid w:val="00E84EB7"/>
    <w:rsid w:val="00E859B8"/>
    <w:rsid w:val="00E86F34"/>
    <w:rsid w:val="00E90539"/>
    <w:rsid w:val="00E9054B"/>
    <w:rsid w:val="00E91585"/>
    <w:rsid w:val="00E91A80"/>
    <w:rsid w:val="00E92179"/>
    <w:rsid w:val="00E92D3F"/>
    <w:rsid w:val="00E9352B"/>
    <w:rsid w:val="00E94DBA"/>
    <w:rsid w:val="00E966C1"/>
    <w:rsid w:val="00E9734C"/>
    <w:rsid w:val="00E975DA"/>
    <w:rsid w:val="00EA1FBE"/>
    <w:rsid w:val="00EA259C"/>
    <w:rsid w:val="00EA2661"/>
    <w:rsid w:val="00EA3EB4"/>
    <w:rsid w:val="00EA4B70"/>
    <w:rsid w:val="00EA5A43"/>
    <w:rsid w:val="00EA5F2B"/>
    <w:rsid w:val="00EA7967"/>
    <w:rsid w:val="00EB0703"/>
    <w:rsid w:val="00EB12A8"/>
    <w:rsid w:val="00EB2FDE"/>
    <w:rsid w:val="00EB48B4"/>
    <w:rsid w:val="00EB608C"/>
    <w:rsid w:val="00EB6AE6"/>
    <w:rsid w:val="00EB70B3"/>
    <w:rsid w:val="00EC0BAA"/>
    <w:rsid w:val="00EC11C1"/>
    <w:rsid w:val="00EC1D32"/>
    <w:rsid w:val="00EC2701"/>
    <w:rsid w:val="00EC279B"/>
    <w:rsid w:val="00EC2B24"/>
    <w:rsid w:val="00EC3226"/>
    <w:rsid w:val="00EC34F2"/>
    <w:rsid w:val="00EC3CD1"/>
    <w:rsid w:val="00EC487E"/>
    <w:rsid w:val="00EC4C51"/>
    <w:rsid w:val="00EC4D98"/>
    <w:rsid w:val="00EC5D76"/>
    <w:rsid w:val="00EC5E14"/>
    <w:rsid w:val="00EC5E58"/>
    <w:rsid w:val="00ED04EE"/>
    <w:rsid w:val="00ED0ADB"/>
    <w:rsid w:val="00ED1840"/>
    <w:rsid w:val="00ED188D"/>
    <w:rsid w:val="00ED1C64"/>
    <w:rsid w:val="00ED1D44"/>
    <w:rsid w:val="00ED261B"/>
    <w:rsid w:val="00ED26A5"/>
    <w:rsid w:val="00ED2E1D"/>
    <w:rsid w:val="00ED302B"/>
    <w:rsid w:val="00ED3290"/>
    <w:rsid w:val="00ED3C5F"/>
    <w:rsid w:val="00ED3CD1"/>
    <w:rsid w:val="00ED42B6"/>
    <w:rsid w:val="00ED4815"/>
    <w:rsid w:val="00ED4873"/>
    <w:rsid w:val="00ED518C"/>
    <w:rsid w:val="00ED5C18"/>
    <w:rsid w:val="00ED7E9C"/>
    <w:rsid w:val="00EE0125"/>
    <w:rsid w:val="00EE0822"/>
    <w:rsid w:val="00EE1790"/>
    <w:rsid w:val="00EE1C86"/>
    <w:rsid w:val="00EE1FD0"/>
    <w:rsid w:val="00EE4150"/>
    <w:rsid w:val="00EE4599"/>
    <w:rsid w:val="00EE4F75"/>
    <w:rsid w:val="00EE51F1"/>
    <w:rsid w:val="00EE53AD"/>
    <w:rsid w:val="00EE577B"/>
    <w:rsid w:val="00EE5895"/>
    <w:rsid w:val="00EE5CB6"/>
    <w:rsid w:val="00EE61EC"/>
    <w:rsid w:val="00EE6A4C"/>
    <w:rsid w:val="00EE752A"/>
    <w:rsid w:val="00EE7C5E"/>
    <w:rsid w:val="00EF0860"/>
    <w:rsid w:val="00EF1355"/>
    <w:rsid w:val="00EF19F2"/>
    <w:rsid w:val="00EF1C19"/>
    <w:rsid w:val="00EF200B"/>
    <w:rsid w:val="00EF2410"/>
    <w:rsid w:val="00EF32A3"/>
    <w:rsid w:val="00EF3A46"/>
    <w:rsid w:val="00EF3C59"/>
    <w:rsid w:val="00EF5B56"/>
    <w:rsid w:val="00EF7978"/>
    <w:rsid w:val="00F01853"/>
    <w:rsid w:val="00F02584"/>
    <w:rsid w:val="00F02BE2"/>
    <w:rsid w:val="00F02F08"/>
    <w:rsid w:val="00F0446D"/>
    <w:rsid w:val="00F04902"/>
    <w:rsid w:val="00F04EE8"/>
    <w:rsid w:val="00F05F23"/>
    <w:rsid w:val="00F07420"/>
    <w:rsid w:val="00F10212"/>
    <w:rsid w:val="00F110E0"/>
    <w:rsid w:val="00F116B1"/>
    <w:rsid w:val="00F133A3"/>
    <w:rsid w:val="00F137C0"/>
    <w:rsid w:val="00F139FB"/>
    <w:rsid w:val="00F15FCB"/>
    <w:rsid w:val="00F160AC"/>
    <w:rsid w:val="00F16BA7"/>
    <w:rsid w:val="00F16FCA"/>
    <w:rsid w:val="00F17873"/>
    <w:rsid w:val="00F178F5"/>
    <w:rsid w:val="00F20C3E"/>
    <w:rsid w:val="00F21F21"/>
    <w:rsid w:val="00F22A52"/>
    <w:rsid w:val="00F22BFC"/>
    <w:rsid w:val="00F23D1B"/>
    <w:rsid w:val="00F241A0"/>
    <w:rsid w:val="00F24D34"/>
    <w:rsid w:val="00F24DED"/>
    <w:rsid w:val="00F252EA"/>
    <w:rsid w:val="00F2541E"/>
    <w:rsid w:val="00F2642A"/>
    <w:rsid w:val="00F26DBB"/>
    <w:rsid w:val="00F274F4"/>
    <w:rsid w:val="00F27555"/>
    <w:rsid w:val="00F30476"/>
    <w:rsid w:val="00F308E9"/>
    <w:rsid w:val="00F325AF"/>
    <w:rsid w:val="00F32690"/>
    <w:rsid w:val="00F32F06"/>
    <w:rsid w:val="00F33643"/>
    <w:rsid w:val="00F33E3F"/>
    <w:rsid w:val="00F34133"/>
    <w:rsid w:val="00F34C33"/>
    <w:rsid w:val="00F371F7"/>
    <w:rsid w:val="00F37C82"/>
    <w:rsid w:val="00F37DEB"/>
    <w:rsid w:val="00F40918"/>
    <w:rsid w:val="00F40AC8"/>
    <w:rsid w:val="00F40F7F"/>
    <w:rsid w:val="00F419FF"/>
    <w:rsid w:val="00F42AB3"/>
    <w:rsid w:val="00F44243"/>
    <w:rsid w:val="00F4530C"/>
    <w:rsid w:val="00F46BF2"/>
    <w:rsid w:val="00F46CEF"/>
    <w:rsid w:val="00F474F0"/>
    <w:rsid w:val="00F52205"/>
    <w:rsid w:val="00F522E5"/>
    <w:rsid w:val="00F52353"/>
    <w:rsid w:val="00F52F09"/>
    <w:rsid w:val="00F54243"/>
    <w:rsid w:val="00F551A7"/>
    <w:rsid w:val="00F5622C"/>
    <w:rsid w:val="00F56865"/>
    <w:rsid w:val="00F5705D"/>
    <w:rsid w:val="00F57A41"/>
    <w:rsid w:val="00F6084B"/>
    <w:rsid w:val="00F61110"/>
    <w:rsid w:val="00F61ECA"/>
    <w:rsid w:val="00F63F6A"/>
    <w:rsid w:val="00F651B2"/>
    <w:rsid w:val="00F66771"/>
    <w:rsid w:val="00F667E9"/>
    <w:rsid w:val="00F70A83"/>
    <w:rsid w:val="00F71338"/>
    <w:rsid w:val="00F71694"/>
    <w:rsid w:val="00F717C8"/>
    <w:rsid w:val="00F726CF"/>
    <w:rsid w:val="00F741C3"/>
    <w:rsid w:val="00F743E5"/>
    <w:rsid w:val="00F74651"/>
    <w:rsid w:val="00F74A9D"/>
    <w:rsid w:val="00F75AD8"/>
    <w:rsid w:val="00F75D00"/>
    <w:rsid w:val="00F76D12"/>
    <w:rsid w:val="00F81B2F"/>
    <w:rsid w:val="00F81F25"/>
    <w:rsid w:val="00F822FB"/>
    <w:rsid w:val="00F829CF"/>
    <w:rsid w:val="00F835D1"/>
    <w:rsid w:val="00F839AD"/>
    <w:rsid w:val="00F839E4"/>
    <w:rsid w:val="00F83CA8"/>
    <w:rsid w:val="00F84EC6"/>
    <w:rsid w:val="00F859A1"/>
    <w:rsid w:val="00F85AA8"/>
    <w:rsid w:val="00F868D0"/>
    <w:rsid w:val="00F87423"/>
    <w:rsid w:val="00F8759E"/>
    <w:rsid w:val="00F8762F"/>
    <w:rsid w:val="00F87819"/>
    <w:rsid w:val="00F87C2A"/>
    <w:rsid w:val="00F9004B"/>
    <w:rsid w:val="00F90B75"/>
    <w:rsid w:val="00F91148"/>
    <w:rsid w:val="00F917A0"/>
    <w:rsid w:val="00F91F39"/>
    <w:rsid w:val="00F92604"/>
    <w:rsid w:val="00F930A3"/>
    <w:rsid w:val="00F93418"/>
    <w:rsid w:val="00F942F2"/>
    <w:rsid w:val="00F94728"/>
    <w:rsid w:val="00F94BFC"/>
    <w:rsid w:val="00F963E8"/>
    <w:rsid w:val="00FA108F"/>
    <w:rsid w:val="00FA11D6"/>
    <w:rsid w:val="00FA1313"/>
    <w:rsid w:val="00FA1347"/>
    <w:rsid w:val="00FA1D3E"/>
    <w:rsid w:val="00FA2836"/>
    <w:rsid w:val="00FA2E15"/>
    <w:rsid w:val="00FA31FD"/>
    <w:rsid w:val="00FA38E9"/>
    <w:rsid w:val="00FA5255"/>
    <w:rsid w:val="00FA564A"/>
    <w:rsid w:val="00FA6017"/>
    <w:rsid w:val="00FA6A1B"/>
    <w:rsid w:val="00FA6D78"/>
    <w:rsid w:val="00FA6F1B"/>
    <w:rsid w:val="00FA7C5B"/>
    <w:rsid w:val="00FB09C0"/>
    <w:rsid w:val="00FB17B8"/>
    <w:rsid w:val="00FB1F03"/>
    <w:rsid w:val="00FB34D6"/>
    <w:rsid w:val="00FB3F57"/>
    <w:rsid w:val="00FB5FDC"/>
    <w:rsid w:val="00FB73D7"/>
    <w:rsid w:val="00FB7B21"/>
    <w:rsid w:val="00FC0D1F"/>
    <w:rsid w:val="00FC0EC2"/>
    <w:rsid w:val="00FC162B"/>
    <w:rsid w:val="00FC199B"/>
    <w:rsid w:val="00FC3698"/>
    <w:rsid w:val="00FC48F4"/>
    <w:rsid w:val="00FC554E"/>
    <w:rsid w:val="00FC6773"/>
    <w:rsid w:val="00FC6A3F"/>
    <w:rsid w:val="00FC7197"/>
    <w:rsid w:val="00FC7A12"/>
    <w:rsid w:val="00FC7EAC"/>
    <w:rsid w:val="00FD0DFB"/>
    <w:rsid w:val="00FD1AFF"/>
    <w:rsid w:val="00FD2B5E"/>
    <w:rsid w:val="00FD329F"/>
    <w:rsid w:val="00FD5A1D"/>
    <w:rsid w:val="00FD69C5"/>
    <w:rsid w:val="00FD6FE0"/>
    <w:rsid w:val="00FD70D1"/>
    <w:rsid w:val="00FD72A2"/>
    <w:rsid w:val="00FD751B"/>
    <w:rsid w:val="00FD772A"/>
    <w:rsid w:val="00FE07B3"/>
    <w:rsid w:val="00FE19EA"/>
    <w:rsid w:val="00FE2EC0"/>
    <w:rsid w:val="00FE3DB9"/>
    <w:rsid w:val="00FE49AD"/>
    <w:rsid w:val="00FE4CDE"/>
    <w:rsid w:val="00FE5B76"/>
    <w:rsid w:val="00FE6204"/>
    <w:rsid w:val="00FE6DAB"/>
    <w:rsid w:val="00FE7B68"/>
    <w:rsid w:val="00FF00F8"/>
    <w:rsid w:val="00FF0292"/>
    <w:rsid w:val="00FF0980"/>
    <w:rsid w:val="00FF0EF3"/>
    <w:rsid w:val="00FF1079"/>
    <w:rsid w:val="00FF10BD"/>
    <w:rsid w:val="00FF1107"/>
    <w:rsid w:val="00FF1B00"/>
    <w:rsid w:val="00FF1B9E"/>
    <w:rsid w:val="00FF216E"/>
    <w:rsid w:val="00FF2A65"/>
    <w:rsid w:val="00FF2D3E"/>
    <w:rsid w:val="00FF2E9C"/>
    <w:rsid w:val="00FF3D3C"/>
    <w:rsid w:val="00FF435F"/>
    <w:rsid w:val="00FF4C7A"/>
    <w:rsid w:val="00FF55AB"/>
    <w:rsid w:val="00FF584B"/>
    <w:rsid w:val="00FF5D5F"/>
    <w:rsid w:val="00FF6EA9"/>
    <w:rsid w:val="00FF736F"/>
    <w:rsid w:val="00FF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0F18"/>
  <w15:chartTrackingRefBased/>
  <w15:docId w15:val="{515C2DB3-A1C3-4571-8B9C-3957648A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291"/>
    <w:pPr>
      <w:spacing w:line="480" w:lineRule="auto"/>
      <w:ind w:firstLine="284"/>
      <w:jc w:val="both"/>
    </w:pPr>
    <w:rPr>
      <w:rFonts w:ascii="Times New Roman" w:hAnsi="Times New Roman"/>
      <w:lang w:val="en-GB"/>
    </w:rPr>
  </w:style>
  <w:style w:type="paragraph" w:styleId="Titre1">
    <w:name w:val="heading 1"/>
    <w:basedOn w:val="Normal"/>
    <w:next w:val="Normal"/>
    <w:link w:val="Titre1Car"/>
    <w:uiPriority w:val="9"/>
    <w:qFormat/>
    <w:rsid w:val="00F0446D"/>
    <w:pPr>
      <w:keepNext/>
      <w:keepLines/>
      <w:spacing w:before="360" w:after="120" w:line="240" w:lineRule="auto"/>
      <w:ind w:firstLine="0"/>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0F1275"/>
    <w:pPr>
      <w:keepNext/>
      <w:keepLines/>
      <w:numPr>
        <w:numId w:val="8"/>
      </w:numPr>
      <w:spacing w:before="480" w:after="120"/>
      <w:outlineLvl w:val="1"/>
    </w:pPr>
    <w:rPr>
      <w:rFonts w:eastAsiaTheme="majorEastAsia" w:cstheme="majorBidi"/>
      <w:sz w:val="26"/>
      <w:szCs w:val="26"/>
    </w:rPr>
  </w:style>
  <w:style w:type="paragraph" w:styleId="Titre3">
    <w:name w:val="heading 3"/>
    <w:basedOn w:val="Normal"/>
    <w:next w:val="Normal"/>
    <w:link w:val="Titre3Car"/>
    <w:uiPriority w:val="9"/>
    <w:unhideWhenUsed/>
    <w:qFormat/>
    <w:rsid w:val="009E69E9"/>
    <w:pPr>
      <w:keepNext/>
      <w:keepLines/>
      <w:numPr>
        <w:numId w:val="2"/>
      </w:numPr>
      <w:spacing w:before="720" w:after="0"/>
      <w:ind w:left="714" w:hanging="357"/>
      <w:outlineLvl w:val="2"/>
    </w:pPr>
    <w:rPr>
      <w:rFonts w:eastAsiaTheme="majorEastAsia" w:cstheme="majorBidi"/>
      <w:sz w:val="24"/>
      <w:szCs w:val="24"/>
    </w:rPr>
  </w:style>
  <w:style w:type="paragraph" w:styleId="Titre4">
    <w:name w:val="heading 4"/>
    <w:aliases w:val="Figure"/>
    <w:basedOn w:val="Normal"/>
    <w:next w:val="Normal"/>
    <w:link w:val="Titre4Car"/>
    <w:uiPriority w:val="9"/>
    <w:unhideWhenUsed/>
    <w:qFormat/>
    <w:rsid w:val="006B0CF4"/>
    <w:pPr>
      <w:keepNext/>
      <w:keepLines/>
      <w:spacing w:after="360" w:line="240" w:lineRule="auto"/>
      <w:ind w:firstLine="0"/>
      <w:outlineLvl w:val="3"/>
    </w:pPr>
    <w:rPr>
      <w:rFonts w:ascii="Cambria" w:eastAsiaTheme="majorEastAsia" w:hAnsi="Cambria" w:cstheme="majorBidi"/>
      <w:iCs/>
      <w:color w:val="808080" w:themeColor="background1" w:themeShade="80"/>
      <w:sz w:val="20"/>
    </w:rPr>
  </w:style>
  <w:style w:type="paragraph" w:styleId="Titre5">
    <w:name w:val="heading 5"/>
    <w:aliases w:val="Tableau"/>
    <w:basedOn w:val="Titre4"/>
    <w:next w:val="Normal"/>
    <w:link w:val="Titre5Car"/>
    <w:uiPriority w:val="9"/>
    <w:unhideWhenUsed/>
    <w:qFormat/>
    <w:rsid w:val="006B0CF4"/>
    <w:pPr>
      <w:spacing w:before="360" w:after="0"/>
      <w:outlineLvl w:val="4"/>
    </w:pPr>
    <w:rPr>
      <w:lang w:val="en-US"/>
    </w:rPr>
  </w:style>
  <w:style w:type="paragraph" w:styleId="Titre6">
    <w:name w:val="heading 6"/>
    <w:basedOn w:val="Normal"/>
    <w:next w:val="Normal"/>
    <w:link w:val="Titre6Car"/>
    <w:uiPriority w:val="9"/>
    <w:semiHidden/>
    <w:unhideWhenUsed/>
    <w:qFormat/>
    <w:rsid w:val="00795CE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unhideWhenUsed/>
    <w:qFormat/>
    <w:rsid w:val="00795CE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795CE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95CE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478FD"/>
    <w:pPr>
      <w:ind w:left="720"/>
      <w:contextualSpacing/>
    </w:pPr>
  </w:style>
  <w:style w:type="character" w:customStyle="1" w:styleId="Titre1Car">
    <w:name w:val="Titre 1 Car"/>
    <w:basedOn w:val="Policepardfaut"/>
    <w:link w:val="Titre1"/>
    <w:uiPriority w:val="9"/>
    <w:rsid w:val="00F0446D"/>
    <w:rPr>
      <w:rFonts w:ascii="Times New Roman" w:eastAsiaTheme="majorEastAsia" w:hAnsi="Times New Roman" w:cstheme="majorBidi"/>
      <w:b/>
      <w:sz w:val="28"/>
      <w:szCs w:val="32"/>
      <w:lang w:val="en-GB"/>
    </w:rPr>
  </w:style>
  <w:style w:type="paragraph" w:styleId="Titre">
    <w:name w:val="Title"/>
    <w:basedOn w:val="Normal"/>
    <w:next w:val="Normal"/>
    <w:link w:val="TitreCar"/>
    <w:uiPriority w:val="10"/>
    <w:qFormat/>
    <w:rsid w:val="007236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3633"/>
    <w:rPr>
      <w:rFonts w:asciiTheme="majorHAnsi" w:eastAsiaTheme="majorEastAsia" w:hAnsiTheme="majorHAnsi" w:cstheme="majorBidi"/>
      <w:spacing w:val="-10"/>
      <w:kern w:val="28"/>
      <w:sz w:val="56"/>
      <w:szCs w:val="56"/>
      <w:lang w:val="en-GB"/>
    </w:rPr>
  </w:style>
  <w:style w:type="character" w:customStyle="1" w:styleId="Titre2Car">
    <w:name w:val="Titre 2 Car"/>
    <w:basedOn w:val="Policepardfaut"/>
    <w:link w:val="Titre2"/>
    <w:uiPriority w:val="9"/>
    <w:rsid w:val="004867DB"/>
    <w:rPr>
      <w:rFonts w:ascii="Times New Roman" w:eastAsiaTheme="majorEastAsia" w:hAnsi="Times New Roman" w:cstheme="majorBidi"/>
      <w:sz w:val="26"/>
      <w:szCs w:val="26"/>
      <w:lang w:val="en-GB"/>
    </w:rPr>
  </w:style>
  <w:style w:type="table" w:styleId="Grilledutableau">
    <w:name w:val="Table Grid"/>
    <w:basedOn w:val="TableauNormal"/>
    <w:uiPriority w:val="39"/>
    <w:rsid w:val="001C045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basedOn w:val="Titre4"/>
    <w:uiPriority w:val="1"/>
    <w:qFormat/>
    <w:rsid w:val="006B0CF4"/>
    <w:pPr>
      <w:spacing w:after="0"/>
    </w:pPr>
    <w:rPr>
      <w:rFonts w:ascii="Times New Roman" w:hAnsi="Times New Roman"/>
      <w:color w:val="auto"/>
      <w:lang w:val="en-US"/>
    </w:rPr>
  </w:style>
  <w:style w:type="character" w:styleId="Marquedecommentaire">
    <w:name w:val="annotation reference"/>
    <w:basedOn w:val="Policepardfaut"/>
    <w:uiPriority w:val="99"/>
    <w:semiHidden/>
    <w:unhideWhenUsed/>
    <w:rsid w:val="00DA389F"/>
    <w:rPr>
      <w:sz w:val="16"/>
      <w:szCs w:val="16"/>
    </w:rPr>
  </w:style>
  <w:style w:type="paragraph" w:styleId="Commentaire">
    <w:name w:val="annotation text"/>
    <w:basedOn w:val="Normal"/>
    <w:link w:val="CommentaireCar"/>
    <w:uiPriority w:val="99"/>
    <w:unhideWhenUsed/>
    <w:rsid w:val="00DA389F"/>
    <w:pPr>
      <w:spacing w:line="240" w:lineRule="auto"/>
    </w:pPr>
    <w:rPr>
      <w:sz w:val="20"/>
      <w:szCs w:val="20"/>
    </w:rPr>
  </w:style>
  <w:style w:type="character" w:customStyle="1" w:styleId="CommentaireCar">
    <w:name w:val="Commentaire Car"/>
    <w:basedOn w:val="Policepardfaut"/>
    <w:link w:val="Commentaire"/>
    <w:uiPriority w:val="99"/>
    <w:rsid w:val="00DA389F"/>
    <w:rPr>
      <w:sz w:val="20"/>
      <w:szCs w:val="20"/>
      <w:lang w:val="en-GB"/>
    </w:rPr>
  </w:style>
  <w:style w:type="paragraph" w:styleId="Objetducommentaire">
    <w:name w:val="annotation subject"/>
    <w:basedOn w:val="Commentaire"/>
    <w:next w:val="Commentaire"/>
    <w:link w:val="ObjetducommentaireCar"/>
    <w:uiPriority w:val="99"/>
    <w:semiHidden/>
    <w:unhideWhenUsed/>
    <w:rsid w:val="00DA389F"/>
    <w:rPr>
      <w:b/>
      <w:bCs/>
    </w:rPr>
  </w:style>
  <w:style w:type="character" w:customStyle="1" w:styleId="ObjetducommentaireCar">
    <w:name w:val="Objet du commentaire Car"/>
    <w:basedOn w:val="CommentaireCar"/>
    <w:link w:val="Objetducommentaire"/>
    <w:uiPriority w:val="99"/>
    <w:semiHidden/>
    <w:rsid w:val="00DA389F"/>
    <w:rPr>
      <w:b/>
      <w:bCs/>
      <w:sz w:val="20"/>
      <w:szCs w:val="20"/>
      <w:lang w:val="en-GB"/>
    </w:rPr>
  </w:style>
  <w:style w:type="paragraph" w:styleId="Textedebulles">
    <w:name w:val="Balloon Text"/>
    <w:basedOn w:val="Normal"/>
    <w:link w:val="TextedebullesCar"/>
    <w:uiPriority w:val="99"/>
    <w:semiHidden/>
    <w:unhideWhenUsed/>
    <w:rsid w:val="00DA389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A389F"/>
    <w:rPr>
      <w:rFonts w:ascii="Segoe UI" w:hAnsi="Segoe UI" w:cs="Segoe UI"/>
      <w:sz w:val="18"/>
      <w:szCs w:val="18"/>
      <w:lang w:val="en-GB"/>
    </w:rPr>
  </w:style>
  <w:style w:type="character" w:customStyle="1" w:styleId="Titre3Car">
    <w:name w:val="Titre 3 Car"/>
    <w:basedOn w:val="Policepardfaut"/>
    <w:link w:val="Titre3"/>
    <w:uiPriority w:val="9"/>
    <w:rsid w:val="009E69E9"/>
    <w:rPr>
      <w:rFonts w:ascii="Times New Roman" w:eastAsiaTheme="majorEastAsia" w:hAnsi="Times New Roman" w:cstheme="majorBidi"/>
      <w:sz w:val="24"/>
      <w:szCs w:val="24"/>
      <w:lang w:val="en-GB"/>
    </w:rPr>
  </w:style>
  <w:style w:type="character" w:customStyle="1" w:styleId="Titre4Car">
    <w:name w:val="Titre 4 Car"/>
    <w:aliases w:val="Figure Car"/>
    <w:basedOn w:val="Policepardfaut"/>
    <w:link w:val="Titre4"/>
    <w:uiPriority w:val="9"/>
    <w:rsid w:val="006B0CF4"/>
    <w:rPr>
      <w:rFonts w:ascii="Cambria" w:eastAsiaTheme="majorEastAsia" w:hAnsi="Cambria" w:cstheme="majorBidi"/>
      <w:iCs/>
      <w:color w:val="808080" w:themeColor="background1" w:themeShade="80"/>
      <w:sz w:val="20"/>
      <w:lang w:val="en-GB"/>
    </w:rPr>
  </w:style>
  <w:style w:type="character" w:customStyle="1" w:styleId="Titre5Car">
    <w:name w:val="Titre 5 Car"/>
    <w:aliases w:val="Tableau Car"/>
    <w:basedOn w:val="Policepardfaut"/>
    <w:link w:val="Titre5"/>
    <w:uiPriority w:val="9"/>
    <w:rsid w:val="006B0CF4"/>
    <w:rPr>
      <w:rFonts w:ascii="Cambria" w:eastAsiaTheme="majorEastAsia" w:hAnsi="Cambria" w:cstheme="majorBidi"/>
      <w:iCs/>
      <w:color w:val="808080" w:themeColor="background1" w:themeShade="80"/>
      <w:sz w:val="20"/>
    </w:rPr>
  </w:style>
  <w:style w:type="character" w:customStyle="1" w:styleId="Titre6Car">
    <w:name w:val="Titre 6 Car"/>
    <w:basedOn w:val="Policepardfaut"/>
    <w:link w:val="Titre6"/>
    <w:uiPriority w:val="9"/>
    <w:semiHidden/>
    <w:rsid w:val="00795CEA"/>
    <w:rPr>
      <w:rFonts w:asciiTheme="majorHAnsi" w:eastAsiaTheme="majorEastAsia" w:hAnsiTheme="majorHAnsi" w:cstheme="majorBidi"/>
      <w:color w:val="1F4D78" w:themeColor="accent1" w:themeShade="7F"/>
      <w:lang w:val="en-GB"/>
    </w:rPr>
  </w:style>
  <w:style w:type="character" w:customStyle="1" w:styleId="Titre7Car">
    <w:name w:val="Titre 7 Car"/>
    <w:basedOn w:val="Policepardfaut"/>
    <w:link w:val="Titre7"/>
    <w:uiPriority w:val="9"/>
    <w:rsid w:val="00795CEA"/>
    <w:rPr>
      <w:rFonts w:asciiTheme="majorHAnsi" w:eastAsiaTheme="majorEastAsia" w:hAnsiTheme="majorHAnsi" w:cstheme="majorBidi"/>
      <w:i/>
      <w:iCs/>
      <w:color w:val="1F4D78" w:themeColor="accent1" w:themeShade="7F"/>
      <w:lang w:val="en-GB"/>
    </w:rPr>
  </w:style>
  <w:style w:type="character" w:customStyle="1" w:styleId="Titre8Car">
    <w:name w:val="Titre 8 Car"/>
    <w:basedOn w:val="Policepardfaut"/>
    <w:link w:val="Titre8"/>
    <w:uiPriority w:val="9"/>
    <w:semiHidden/>
    <w:rsid w:val="00795CEA"/>
    <w:rPr>
      <w:rFonts w:asciiTheme="majorHAnsi" w:eastAsiaTheme="majorEastAsia" w:hAnsiTheme="majorHAnsi" w:cstheme="majorBidi"/>
      <w:color w:val="272727" w:themeColor="text1" w:themeTint="D8"/>
      <w:sz w:val="21"/>
      <w:szCs w:val="21"/>
      <w:lang w:val="en-GB"/>
    </w:rPr>
  </w:style>
  <w:style w:type="character" w:customStyle="1" w:styleId="Titre9Car">
    <w:name w:val="Titre 9 Car"/>
    <w:basedOn w:val="Policepardfaut"/>
    <w:link w:val="Titre9"/>
    <w:uiPriority w:val="9"/>
    <w:semiHidden/>
    <w:rsid w:val="00795CEA"/>
    <w:rPr>
      <w:rFonts w:asciiTheme="majorHAnsi" w:eastAsiaTheme="majorEastAsia" w:hAnsiTheme="majorHAnsi" w:cstheme="majorBidi"/>
      <w:i/>
      <w:iCs/>
      <w:color w:val="272727" w:themeColor="text1" w:themeTint="D8"/>
      <w:sz w:val="21"/>
      <w:szCs w:val="21"/>
      <w:lang w:val="en-GB"/>
    </w:rPr>
  </w:style>
  <w:style w:type="paragraph" w:styleId="Bibliographie">
    <w:name w:val="Bibliography"/>
    <w:basedOn w:val="Normal"/>
    <w:next w:val="Normal"/>
    <w:uiPriority w:val="37"/>
    <w:unhideWhenUsed/>
    <w:rsid w:val="003A5B54"/>
    <w:pPr>
      <w:spacing w:after="0"/>
      <w:ind w:left="720" w:hanging="720"/>
    </w:pPr>
  </w:style>
  <w:style w:type="character" w:styleId="Lienhypertexte">
    <w:name w:val="Hyperlink"/>
    <w:basedOn w:val="Policepardfaut"/>
    <w:uiPriority w:val="99"/>
    <w:unhideWhenUsed/>
    <w:rsid w:val="00B40DB3"/>
    <w:rPr>
      <w:color w:val="0563C1" w:themeColor="hyperlink"/>
      <w:u w:val="single"/>
    </w:rPr>
  </w:style>
  <w:style w:type="paragraph" w:styleId="PrformatHTML">
    <w:name w:val="HTML Preformatted"/>
    <w:basedOn w:val="Normal"/>
    <w:link w:val="PrformatHTMLCar"/>
    <w:uiPriority w:val="99"/>
    <w:semiHidden/>
    <w:unhideWhenUsed/>
    <w:rsid w:val="00D10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semiHidden/>
    <w:rsid w:val="00D108A6"/>
    <w:rPr>
      <w:rFonts w:ascii="Courier New" w:eastAsia="Times New Roman" w:hAnsi="Courier New" w:cs="Courier New"/>
      <w:sz w:val="20"/>
      <w:szCs w:val="20"/>
    </w:rPr>
  </w:style>
  <w:style w:type="paragraph" w:styleId="Rvision">
    <w:name w:val="Revision"/>
    <w:hidden/>
    <w:uiPriority w:val="99"/>
    <w:semiHidden/>
    <w:rsid w:val="00182F68"/>
    <w:pPr>
      <w:spacing w:after="0" w:line="240" w:lineRule="auto"/>
    </w:pPr>
    <w:rPr>
      <w:rFonts w:ascii="Times New Roman" w:hAnsi="Times New Roman"/>
      <w:lang w:val="en-GB"/>
    </w:rPr>
  </w:style>
  <w:style w:type="paragraph" w:styleId="En-tte">
    <w:name w:val="header"/>
    <w:basedOn w:val="Normal"/>
    <w:link w:val="En-tteCar"/>
    <w:uiPriority w:val="99"/>
    <w:unhideWhenUsed/>
    <w:rsid w:val="00731710"/>
    <w:pPr>
      <w:tabs>
        <w:tab w:val="center" w:pos="4703"/>
        <w:tab w:val="right" w:pos="9406"/>
      </w:tabs>
      <w:spacing w:after="0" w:line="240" w:lineRule="auto"/>
    </w:pPr>
  </w:style>
  <w:style w:type="character" w:customStyle="1" w:styleId="En-tteCar">
    <w:name w:val="En-tête Car"/>
    <w:basedOn w:val="Policepardfaut"/>
    <w:link w:val="En-tte"/>
    <w:uiPriority w:val="99"/>
    <w:rsid w:val="00731710"/>
    <w:rPr>
      <w:rFonts w:ascii="Times New Roman" w:hAnsi="Times New Roman"/>
      <w:lang w:val="en-GB"/>
    </w:rPr>
  </w:style>
  <w:style w:type="paragraph" w:styleId="Pieddepage">
    <w:name w:val="footer"/>
    <w:basedOn w:val="Normal"/>
    <w:link w:val="PieddepageCar"/>
    <w:uiPriority w:val="99"/>
    <w:unhideWhenUsed/>
    <w:rsid w:val="0073171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731710"/>
    <w:rPr>
      <w:rFonts w:ascii="Times New Roman" w:hAnsi="Times New Roman"/>
      <w:lang w:val="en-GB"/>
    </w:rPr>
  </w:style>
  <w:style w:type="paragraph" w:styleId="Sous-titre">
    <w:name w:val="Subtitle"/>
    <w:basedOn w:val="Normal"/>
    <w:next w:val="Normal"/>
    <w:link w:val="Sous-titreCar"/>
    <w:uiPriority w:val="11"/>
    <w:qFormat/>
    <w:rsid w:val="00190E04"/>
    <w:pPr>
      <w:numPr>
        <w:ilvl w:val="1"/>
      </w:numPr>
      <w:spacing w:line="240" w:lineRule="auto"/>
      <w:ind w:firstLine="284"/>
    </w:pPr>
    <w:rPr>
      <w:rFonts w:asciiTheme="minorHAnsi" w:eastAsiaTheme="minorEastAsia" w:hAnsiTheme="minorHAnsi"/>
      <w:color w:val="5A5A5A" w:themeColor="text1" w:themeTint="A5"/>
      <w:spacing w:val="15"/>
    </w:rPr>
  </w:style>
  <w:style w:type="character" w:customStyle="1" w:styleId="Sous-titreCar">
    <w:name w:val="Sous-titre Car"/>
    <w:basedOn w:val="Policepardfaut"/>
    <w:link w:val="Sous-titre"/>
    <w:uiPriority w:val="11"/>
    <w:rsid w:val="00190E04"/>
    <w:rPr>
      <w:rFonts w:eastAsiaTheme="minorEastAsia"/>
      <w:color w:val="5A5A5A" w:themeColor="text1" w:themeTint="A5"/>
      <w:spacing w:val="15"/>
      <w:lang w:val="en-GB"/>
    </w:rPr>
  </w:style>
  <w:style w:type="character" w:styleId="Mentionnonrsolue">
    <w:name w:val="Unresolved Mention"/>
    <w:basedOn w:val="Policepardfaut"/>
    <w:uiPriority w:val="99"/>
    <w:semiHidden/>
    <w:unhideWhenUsed/>
    <w:rsid w:val="00E65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46131">
      <w:bodyDiv w:val="1"/>
      <w:marLeft w:val="0"/>
      <w:marRight w:val="0"/>
      <w:marTop w:val="0"/>
      <w:marBottom w:val="0"/>
      <w:divBdr>
        <w:top w:val="none" w:sz="0" w:space="0" w:color="auto"/>
        <w:left w:val="none" w:sz="0" w:space="0" w:color="auto"/>
        <w:bottom w:val="none" w:sz="0" w:space="0" w:color="auto"/>
        <w:right w:val="none" w:sz="0" w:space="0" w:color="auto"/>
      </w:divBdr>
    </w:div>
    <w:div w:id="58528216">
      <w:bodyDiv w:val="1"/>
      <w:marLeft w:val="0"/>
      <w:marRight w:val="0"/>
      <w:marTop w:val="0"/>
      <w:marBottom w:val="0"/>
      <w:divBdr>
        <w:top w:val="none" w:sz="0" w:space="0" w:color="auto"/>
        <w:left w:val="none" w:sz="0" w:space="0" w:color="auto"/>
        <w:bottom w:val="none" w:sz="0" w:space="0" w:color="auto"/>
        <w:right w:val="none" w:sz="0" w:space="0" w:color="auto"/>
      </w:divBdr>
    </w:div>
    <w:div w:id="117990623">
      <w:bodyDiv w:val="1"/>
      <w:marLeft w:val="0"/>
      <w:marRight w:val="0"/>
      <w:marTop w:val="0"/>
      <w:marBottom w:val="0"/>
      <w:divBdr>
        <w:top w:val="none" w:sz="0" w:space="0" w:color="auto"/>
        <w:left w:val="none" w:sz="0" w:space="0" w:color="auto"/>
        <w:bottom w:val="none" w:sz="0" w:space="0" w:color="auto"/>
        <w:right w:val="none" w:sz="0" w:space="0" w:color="auto"/>
      </w:divBdr>
    </w:div>
    <w:div w:id="121385211">
      <w:bodyDiv w:val="1"/>
      <w:marLeft w:val="0"/>
      <w:marRight w:val="0"/>
      <w:marTop w:val="0"/>
      <w:marBottom w:val="0"/>
      <w:divBdr>
        <w:top w:val="none" w:sz="0" w:space="0" w:color="auto"/>
        <w:left w:val="none" w:sz="0" w:space="0" w:color="auto"/>
        <w:bottom w:val="none" w:sz="0" w:space="0" w:color="auto"/>
        <w:right w:val="none" w:sz="0" w:space="0" w:color="auto"/>
      </w:divBdr>
    </w:div>
    <w:div w:id="132214057">
      <w:bodyDiv w:val="1"/>
      <w:marLeft w:val="0"/>
      <w:marRight w:val="0"/>
      <w:marTop w:val="0"/>
      <w:marBottom w:val="0"/>
      <w:divBdr>
        <w:top w:val="none" w:sz="0" w:space="0" w:color="auto"/>
        <w:left w:val="none" w:sz="0" w:space="0" w:color="auto"/>
        <w:bottom w:val="none" w:sz="0" w:space="0" w:color="auto"/>
        <w:right w:val="none" w:sz="0" w:space="0" w:color="auto"/>
      </w:divBdr>
    </w:div>
    <w:div w:id="179508506">
      <w:bodyDiv w:val="1"/>
      <w:marLeft w:val="0"/>
      <w:marRight w:val="0"/>
      <w:marTop w:val="0"/>
      <w:marBottom w:val="0"/>
      <w:divBdr>
        <w:top w:val="none" w:sz="0" w:space="0" w:color="auto"/>
        <w:left w:val="none" w:sz="0" w:space="0" w:color="auto"/>
        <w:bottom w:val="none" w:sz="0" w:space="0" w:color="auto"/>
        <w:right w:val="none" w:sz="0" w:space="0" w:color="auto"/>
      </w:divBdr>
    </w:div>
    <w:div w:id="180822905">
      <w:bodyDiv w:val="1"/>
      <w:marLeft w:val="0"/>
      <w:marRight w:val="0"/>
      <w:marTop w:val="0"/>
      <w:marBottom w:val="0"/>
      <w:divBdr>
        <w:top w:val="none" w:sz="0" w:space="0" w:color="auto"/>
        <w:left w:val="none" w:sz="0" w:space="0" w:color="auto"/>
        <w:bottom w:val="none" w:sz="0" w:space="0" w:color="auto"/>
        <w:right w:val="none" w:sz="0" w:space="0" w:color="auto"/>
      </w:divBdr>
    </w:div>
    <w:div w:id="197671630">
      <w:bodyDiv w:val="1"/>
      <w:marLeft w:val="0"/>
      <w:marRight w:val="0"/>
      <w:marTop w:val="0"/>
      <w:marBottom w:val="0"/>
      <w:divBdr>
        <w:top w:val="none" w:sz="0" w:space="0" w:color="auto"/>
        <w:left w:val="none" w:sz="0" w:space="0" w:color="auto"/>
        <w:bottom w:val="none" w:sz="0" w:space="0" w:color="auto"/>
        <w:right w:val="none" w:sz="0" w:space="0" w:color="auto"/>
      </w:divBdr>
    </w:div>
    <w:div w:id="209657222">
      <w:bodyDiv w:val="1"/>
      <w:marLeft w:val="0"/>
      <w:marRight w:val="0"/>
      <w:marTop w:val="0"/>
      <w:marBottom w:val="0"/>
      <w:divBdr>
        <w:top w:val="none" w:sz="0" w:space="0" w:color="auto"/>
        <w:left w:val="none" w:sz="0" w:space="0" w:color="auto"/>
        <w:bottom w:val="none" w:sz="0" w:space="0" w:color="auto"/>
        <w:right w:val="none" w:sz="0" w:space="0" w:color="auto"/>
      </w:divBdr>
    </w:div>
    <w:div w:id="218514676">
      <w:bodyDiv w:val="1"/>
      <w:marLeft w:val="0"/>
      <w:marRight w:val="0"/>
      <w:marTop w:val="0"/>
      <w:marBottom w:val="0"/>
      <w:divBdr>
        <w:top w:val="none" w:sz="0" w:space="0" w:color="auto"/>
        <w:left w:val="none" w:sz="0" w:space="0" w:color="auto"/>
        <w:bottom w:val="none" w:sz="0" w:space="0" w:color="auto"/>
        <w:right w:val="none" w:sz="0" w:space="0" w:color="auto"/>
      </w:divBdr>
    </w:div>
    <w:div w:id="227158831">
      <w:bodyDiv w:val="1"/>
      <w:marLeft w:val="0"/>
      <w:marRight w:val="0"/>
      <w:marTop w:val="0"/>
      <w:marBottom w:val="0"/>
      <w:divBdr>
        <w:top w:val="none" w:sz="0" w:space="0" w:color="auto"/>
        <w:left w:val="none" w:sz="0" w:space="0" w:color="auto"/>
        <w:bottom w:val="none" w:sz="0" w:space="0" w:color="auto"/>
        <w:right w:val="none" w:sz="0" w:space="0" w:color="auto"/>
      </w:divBdr>
    </w:div>
    <w:div w:id="254556154">
      <w:bodyDiv w:val="1"/>
      <w:marLeft w:val="0"/>
      <w:marRight w:val="0"/>
      <w:marTop w:val="0"/>
      <w:marBottom w:val="0"/>
      <w:divBdr>
        <w:top w:val="none" w:sz="0" w:space="0" w:color="auto"/>
        <w:left w:val="none" w:sz="0" w:space="0" w:color="auto"/>
        <w:bottom w:val="none" w:sz="0" w:space="0" w:color="auto"/>
        <w:right w:val="none" w:sz="0" w:space="0" w:color="auto"/>
      </w:divBdr>
    </w:div>
    <w:div w:id="267664961">
      <w:bodyDiv w:val="1"/>
      <w:marLeft w:val="0"/>
      <w:marRight w:val="0"/>
      <w:marTop w:val="0"/>
      <w:marBottom w:val="0"/>
      <w:divBdr>
        <w:top w:val="none" w:sz="0" w:space="0" w:color="auto"/>
        <w:left w:val="none" w:sz="0" w:space="0" w:color="auto"/>
        <w:bottom w:val="none" w:sz="0" w:space="0" w:color="auto"/>
        <w:right w:val="none" w:sz="0" w:space="0" w:color="auto"/>
      </w:divBdr>
    </w:div>
    <w:div w:id="304548399">
      <w:bodyDiv w:val="1"/>
      <w:marLeft w:val="0"/>
      <w:marRight w:val="0"/>
      <w:marTop w:val="0"/>
      <w:marBottom w:val="0"/>
      <w:divBdr>
        <w:top w:val="none" w:sz="0" w:space="0" w:color="auto"/>
        <w:left w:val="none" w:sz="0" w:space="0" w:color="auto"/>
        <w:bottom w:val="none" w:sz="0" w:space="0" w:color="auto"/>
        <w:right w:val="none" w:sz="0" w:space="0" w:color="auto"/>
      </w:divBdr>
    </w:div>
    <w:div w:id="367921995">
      <w:bodyDiv w:val="1"/>
      <w:marLeft w:val="0"/>
      <w:marRight w:val="0"/>
      <w:marTop w:val="0"/>
      <w:marBottom w:val="0"/>
      <w:divBdr>
        <w:top w:val="none" w:sz="0" w:space="0" w:color="auto"/>
        <w:left w:val="none" w:sz="0" w:space="0" w:color="auto"/>
        <w:bottom w:val="none" w:sz="0" w:space="0" w:color="auto"/>
        <w:right w:val="none" w:sz="0" w:space="0" w:color="auto"/>
      </w:divBdr>
    </w:div>
    <w:div w:id="369112832">
      <w:bodyDiv w:val="1"/>
      <w:marLeft w:val="0"/>
      <w:marRight w:val="0"/>
      <w:marTop w:val="0"/>
      <w:marBottom w:val="0"/>
      <w:divBdr>
        <w:top w:val="none" w:sz="0" w:space="0" w:color="auto"/>
        <w:left w:val="none" w:sz="0" w:space="0" w:color="auto"/>
        <w:bottom w:val="none" w:sz="0" w:space="0" w:color="auto"/>
        <w:right w:val="none" w:sz="0" w:space="0" w:color="auto"/>
      </w:divBdr>
    </w:div>
    <w:div w:id="402532130">
      <w:bodyDiv w:val="1"/>
      <w:marLeft w:val="0"/>
      <w:marRight w:val="0"/>
      <w:marTop w:val="0"/>
      <w:marBottom w:val="0"/>
      <w:divBdr>
        <w:top w:val="none" w:sz="0" w:space="0" w:color="auto"/>
        <w:left w:val="none" w:sz="0" w:space="0" w:color="auto"/>
        <w:bottom w:val="none" w:sz="0" w:space="0" w:color="auto"/>
        <w:right w:val="none" w:sz="0" w:space="0" w:color="auto"/>
      </w:divBdr>
    </w:div>
    <w:div w:id="417672724">
      <w:bodyDiv w:val="1"/>
      <w:marLeft w:val="0"/>
      <w:marRight w:val="0"/>
      <w:marTop w:val="0"/>
      <w:marBottom w:val="0"/>
      <w:divBdr>
        <w:top w:val="none" w:sz="0" w:space="0" w:color="auto"/>
        <w:left w:val="none" w:sz="0" w:space="0" w:color="auto"/>
        <w:bottom w:val="none" w:sz="0" w:space="0" w:color="auto"/>
        <w:right w:val="none" w:sz="0" w:space="0" w:color="auto"/>
      </w:divBdr>
    </w:div>
    <w:div w:id="530340013">
      <w:bodyDiv w:val="1"/>
      <w:marLeft w:val="0"/>
      <w:marRight w:val="0"/>
      <w:marTop w:val="0"/>
      <w:marBottom w:val="0"/>
      <w:divBdr>
        <w:top w:val="none" w:sz="0" w:space="0" w:color="auto"/>
        <w:left w:val="none" w:sz="0" w:space="0" w:color="auto"/>
        <w:bottom w:val="none" w:sz="0" w:space="0" w:color="auto"/>
        <w:right w:val="none" w:sz="0" w:space="0" w:color="auto"/>
      </w:divBdr>
    </w:div>
    <w:div w:id="537622393">
      <w:bodyDiv w:val="1"/>
      <w:marLeft w:val="0"/>
      <w:marRight w:val="0"/>
      <w:marTop w:val="0"/>
      <w:marBottom w:val="0"/>
      <w:divBdr>
        <w:top w:val="none" w:sz="0" w:space="0" w:color="auto"/>
        <w:left w:val="none" w:sz="0" w:space="0" w:color="auto"/>
        <w:bottom w:val="none" w:sz="0" w:space="0" w:color="auto"/>
        <w:right w:val="none" w:sz="0" w:space="0" w:color="auto"/>
      </w:divBdr>
    </w:div>
    <w:div w:id="558522127">
      <w:bodyDiv w:val="1"/>
      <w:marLeft w:val="0"/>
      <w:marRight w:val="0"/>
      <w:marTop w:val="0"/>
      <w:marBottom w:val="0"/>
      <w:divBdr>
        <w:top w:val="none" w:sz="0" w:space="0" w:color="auto"/>
        <w:left w:val="none" w:sz="0" w:space="0" w:color="auto"/>
        <w:bottom w:val="none" w:sz="0" w:space="0" w:color="auto"/>
        <w:right w:val="none" w:sz="0" w:space="0" w:color="auto"/>
      </w:divBdr>
    </w:div>
    <w:div w:id="581717876">
      <w:bodyDiv w:val="1"/>
      <w:marLeft w:val="0"/>
      <w:marRight w:val="0"/>
      <w:marTop w:val="0"/>
      <w:marBottom w:val="0"/>
      <w:divBdr>
        <w:top w:val="none" w:sz="0" w:space="0" w:color="auto"/>
        <w:left w:val="none" w:sz="0" w:space="0" w:color="auto"/>
        <w:bottom w:val="none" w:sz="0" w:space="0" w:color="auto"/>
        <w:right w:val="none" w:sz="0" w:space="0" w:color="auto"/>
      </w:divBdr>
    </w:div>
    <w:div w:id="589461069">
      <w:bodyDiv w:val="1"/>
      <w:marLeft w:val="0"/>
      <w:marRight w:val="0"/>
      <w:marTop w:val="0"/>
      <w:marBottom w:val="0"/>
      <w:divBdr>
        <w:top w:val="none" w:sz="0" w:space="0" w:color="auto"/>
        <w:left w:val="none" w:sz="0" w:space="0" w:color="auto"/>
        <w:bottom w:val="none" w:sz="0" w:space="0" w:color="auto"/>
        <w:right w:val="none" w:sz="0" w:space="0" w:color="auto"/>
      </w:divBdr>
    </w:div>
    <w:div w:id="633826856">
      <w:bodyDiv w:val="1"/>
      <w:marLeft w:val="0"/>
      <w:marRight w:val="0"/>
      <w:marTop w:val="0"/>
      <w:marBottom w:val="0"/>
      <w:divBdr>
        <w:top w:val="none" w:sz="0" w:space="0" w:color="auto"/>
        <w:left w:val="none" w:sz="0" w:space="0" w:color="auto"/>
        <w:bottom w:val="none" w:sz="0" w:space="0" w:color="auto"/>
        <w:right w:val="none" w:sz="0" w:space="0" w:color="auto"/>
      </w:divBdr>
    </w:div>
    <w:div w:id="636448906">
      <w:bodyDiv w:val="1"/>
      <w:marLeft w:val="0"/>
      <w:marRight w:val="0"/>
      <w:marTop w:val="0"/>
      <w:marBottom w:val="0"/>
      <w:divBdr>
        <w:top w:val="none" w:sz="0" w:space="0" w:color="auto"/>
        <w:left w:val="none" w:sz="0" w:space="0" w:color="auto"/>
        <w:bottom w:val="none" w:sz="0" w:space="0" w:color="auto"/>
        <w:right w:val="none" w:sz="0" w:space="0" w:color="auto"/>
      </w:divBdr>
    </w:div>
    <w:div w:id="637497559">
      <w:bodyDiv w:val="1"/>
      <w:marLeft w:val="0"/>
      <w:marRight w:val="0"/>
      <w:marTop w:val="0"/>
      <w:marBottom w:val="0"/>
      <w:divBdr>
        <w:top w:val="none" w:sz="0" w:space="0" w:color="auto"/>
        <w:left w:val="none" w:sz="0" w:space="0" w:color="auto"/>
        <w:bottom w:val="none" w:sz="0" w:space="0" w:color="auto"/>
        <w:right w:val="none" w:sz="0" w:space="0" w:color="auto"/>
      </w:divBdr>
    </w:div>
    <w:div w:id="671907734">
      <w:bodyDiv w:val="1"/>
      <w:marLeft w:val="0"/>
      <w:marRight w:val="0"/>
      <w:marTop w:val="0"/>
      <w:marBottom w:val="0"/>
      <w:divBdr>
        <w:top w:val="none" w:sz="0" w:space="0" w:color="auto"/>
        <w:left w:val="none" w:sz="0" w:space="0" w:color="auto"/>
        <w:bottom w:val="none" w:sz="0" w:space="0" w:color="auto"/>
        <w:right w:val="none" w:sz="0" w:space="0" w:color="auto"/>
      </w:divBdr>
    </w:div>
    <w:div w:id="688265193">
      <w:bodyDiv w:val="1"/>
      <w:marLeft w:val="0"/>
      <w:marRight w:val="0"/>
      <w:marTop w:val="0"/>
      <w:marBottom w:val="0"/>
      <w:divBdr>
        <w:top w:val="none" w:sz="0" w:space="0" w:color="auto"/>
        <w:left w:val="none" w:sz="0" w:space="0" w:color="auto"/>
        <w:bottom w:val="none" w:sz="0" w:space="0" w:color="auto"/>
        <w:right w:val="none" w:sz="0" w:space="0" w:color="auto"/>
      </w:divBdr>
    </w:div>
    <w:div w:id="756438754">
      <w:bodyDiv w:val="1"/>
      <w:marLeft w:val="0"/>
      <w:marRight w:val="0"/>
      <w:marTop w:val="0"/>
      <w:marBottom w:val="0"/>
      <w:divBdr>
        <w:top w:val="none" w:sz="0" w:space="0" w:color="auto"/>
        <w:left w:val="none" w:sz="0" w:space="0" w:color="auto"/>
        <w:bottom w:val="none" w:sz="0" w:space="0" w:color="auto"/>
        <w:right w:val="none" w:sz="0" w:space="0" w:color="auto"/>
      </w:divBdr>
    </w:div>
    <w:div w:id="796526876">
      <w:bodyDiv w:val="1"/>
      <w:marLeft w:val="0"/>
      <w:marRight w:val="0"/>
      <w:marTop w:val="0"/>
      <w:marBottom w:val="0"/>
      <w:divBdr>
        <w:top w:val="none" w:sz="0" w:space="0" w:color="auto"/>
        <w:left w:val="none" w:sz="0" w:space="0" w:color="auto"/>
        <w:bottom w:val="none" w:sz="0" w:space="0" w:color="auto"/>
        <w:right w:val="none" w:sz="0" w:space="0" w:color="auto"/>
      </w:divBdr>
    </w:div>
    <w:div w:id="805585044">
      <w:bodyDiv w:val="1"/>
      <w:marLeft w:val="0"/>
      <w:marRight w:val="0"/>
      <w:marTop w:val="0"/>
      <w:marBottom w:val="0"/>
      <w:divBdr>
        <w:top w:val="none" w:sz="0" w:space="0" w:color="auto"/>
        <w:left w:val="none" w:sz="0" w:space="0" w:color="auto"/>
        <w:bottom w:val="none" w:sz="0" w:space="0" w:color="auto"/>
        <w:right w:val="none" w:sz="0" w:space="0" w:color="auto"/>
      </w:divBdr>
    </w:div>
    <w:div w:id="851142818">
      <w:bodyDiv w:val="1"/>
      <w:marLeft w:val="0"/>
      <w:marRight w:val="0"/>
      <w:marTop w:val="0"/>
      <w:marBottom w:val="0"/>
      <w:divBdr>
        <w:top w:val="none" w:sz="0" w:space="0" w:color="auto"/>
        <w:left w:val="none" w:sz="0" w:space="0" w:color="auto"/>
        <w:bottom w:val="none" w:sz="0" w:space="0" w:color="auto"/>
        <w:right w:val="none" w:sz="0" w:space="0" w:color="auto"/>
      </w:divBdr>
    </w:div>
    <w:div w:id="851842485">
      <w:bodyDiv w:val="1"/>
      <w:marLeft w:val="0"/>
      <w:marRight w:val="0"/>
      <w:marTop w:val="0"/>
      <w:marBottom w:val="0"/>
      <w:divBdr>
        <w:top w:val="none" w:sz="0" w:space="0" w:color="auto"/>
        <w:left w:val="none" w:sz="0" w:space="0" w:color="auto"/>
        <w:bottom w:val="none" w:sz="0" w:space="0" w:color="auto"/>
        <w:right w:val="none" w:sz="0" w:space="0" w:color="auto"/>
      </w:divBdr>
    </w:div>
    <w:div w:id="873931839">
      <w:bodyDiv w:val="1"/>
      <w:marLeft w:val="0"/>
      <w:marRight w:val="0"/>
      <w:marTop w:val="0"/>
      <w:marBottom w:val="0"/>
      <w:divBdr>
        <w:top w:val="none" w:sz="0" w:space="0" w:color="auto"/>
        <w:left w:val="none" w:sz="0" w:space="0" w:color="auto"/>
        <w:bottom w:val="none" w:sz="0" w:space="0" w:color="auto"/>
        <w:right w:val="none" w:sz="0" w:space="0" w:color="auto"/>
      </w:divBdr>
    </w:div>
    <w:div w:id="889801273">
      <w:bodyDiv w:val="1"/>
      <w:marLeft w:val="0"/>
      <w:marRight w:val="0"/>
      <w:marTop w:val="0"/>
      <w:marBottom w:val="0"/>
      <w:divBdr>
        <w:top w:val="none" w:sz="0" w:space="0" w:color="auto"/>
        <w:left w:val="none" w:sz="0" w:space="0" w:color="auto"/>
        <w:bottom w:val="none" w:sz="0" w:space="0" w:color="auto"/>
        <w:right w:val="none" w:sz="0" w:space="0" w:color="auto"/>
      </w:divBdr>
    </w:div>
    <w:div w:id="908656742">
      <w:bodyDiv w:val="1"/>
      <w:marLeft w:val="0"/>
      <w:marRight w:val="0"/>
      <w:marTop w:val="0"/>
      <w:marBottom w:val="0"/>
      <w:divBdr>
        <w:top w:val="none" w:sz="0" w:space="0" w:color="auto"/>
        <w:left w:val="none" w:sz="0" w:space="0" w:color="auto"/>
        <w:bottom w:val="none" w:sz="0" w:space="0" w:color="auto"/>
        <w:right w:val="none" w:sz="0" w:space="0" w:color="auto"/>
      </w:divBdr>
    </w:div>
    <w:div w:id="950477433">
      <w:bodyDiv w:val="1"/>
      <w:marLeft w:val="0"/>
      <w:marRight w:val="0"/>
      <w:marTop w:val="0"/>
      <w:marBottom w:val="0"/>
      <w:divBdr>
        <w:top w:val="none" w:sz="0" w:space="0" w:color="auto"/>
        <w:left w:val="none" w:sz="0" w:space="0" w:color="auto"/>
        <w:bottom w:val="none" w:sz="0" w:space="0" w:color="auto"/>
        <w:right w:val="none" w:sz="0" w:space="0" w:color="auto"/>
      </w:divBdr>
    </w:div>
    <w:div w:id="951784349">
      <w:bodyDiv w:val="1"/>
      <w:marLeft w:val="0"/>
      <w:marRight w:val="0"/>
      <w:marTop w:val="0"/>
      <w:marBottom w:val="0"/>
      <w:divBdr>
        <w:top w:val="none" w:sz="0" w:space="0" w:color="auto"/>
        <w:left w:val="none" w:sz="0" w:space="0" w:color="auto"/>
        <w:bottom w:val="none" w:sz="0" w:space="0" w:color="auto"/>
        <w:right w:val="none" w:sz="0" w:space="0" w:color="auto"/>
      </w:divBdr>
    </w:div>
    <w:div w:id="1001857617">
      <w:bodyDiv w:val="1"/>
      <w:marLeft w:val="0"/>
      <w:marRight w:val="0"/>
      <w:marTop w:val="0"/>
      <w:marBottom w:val="0"/>
      <w:divBdr>
        <w:top w:val="none" w:sz="0" w:space="0" w:color="auto"/>
        <w:left w:val="none" w:sz="0" w:space="0" w:color="auto"/>
        <w:bottom w:val="none" w:sz="0" w:space="0" w:color="auto"/>
        <w:right w:val="none" w:sz="0" w:space="0" w:color="auto"/>
      </w:divBdr>
    </w:div>
    <w:div w:id="1054742001">
      <w:bodyDiv w:val="1"/>
      <w:marLeft w:val="0"/>
      <w:marRight w:val="0"/>
      <w:marTop w:val="0"/>
      <w:marBottom w:val="0"/>
      <w:divBdr>
        <w:top w:val="none" w:sz="0" w:space="0" w:color="auto"/>
        <w:left w:val="none" w:sz="0" w:space="0" w:color="auto"/>
        <w:bottom w:val="none" w:sz="0" w:space="0" w:color="auto"/>
        <w:right w:val="none" w:sz="0" w:space="0" w:color="auto"/>
      </w:divBdr>
    </w:div>
    <w:div w:id="1076516244">
      <w:bodyDiv w:val="1"/>
      <w:marLeft w:val="0"/>
      <w:marRight w:val="0"/>
      <w:marTop w:val="0"/>
      <w:marBottom w:val="0"/>
      <w:divBdr>
        <w:top w:val="none" w:sz="0" w:space="0" w:color="auto"/>
        <w:left w:val="none" w:sz="0" w:space="0" w:color="auto"/>
        <w:bottom w:val="none" w:sz="0" w:space="0" w:color="auto"/>
        <w:right w:val="none" w:sz="0" w:space="0" w:color="auto"/>
      </w:divBdr>
    </w:div>
    <w:div w:id="1094519819">
      <w:bodyDiv w:val="1"/>
      <w:marLeft w:val="0"/>
      <w:marRight w:val="0"/>
      <w:marTop w:val="0"/>
      <w:marBottom w:val="0"/>
      <w:divBdr>
        <w:top w:val="none" w:sz="0" w:space="0" w:color="auto"/>
        <w:left w:val="none" w:sz="0" w:space="0" w:color="auto"/>
        <w:bottom w:val="none" w:sz="0" w:space="0" w:color="auto"/>
        <w:right w:val="none" w:sz="0" w:space="0" w:color="auto"/>
      </w:divBdr>
    </w:div>
    <w:div w:id="1098333428">
      <w:bodyDiv w:val="1"/>
      <w:marLeft w:val="0"/>
      <w:marRight w:val="0"/>
      <w:marTop w:val="0"/>
      <w:marBottom w:val="0"/>
      <w:divBdr>
        <w:top w:val="none" w:sz="0" w:space="0" w:color="auto"/>
        <w:left w:val="none" w:sz="0" w:space="0" w:color="auto"/>
        <w:bottom w:val="none" w:sz="0" w:space="0" w:color="auto"/>
        <w:right w:val="none" w:sz="0" w:space="0" w:color="auto"/>
      </w:divBdr>
    </w:div>
    <w:div w:id="1102921195">
      <w:bodyDiv w:val="1"/>
      <w:marLeft w:val="0"/>
      <w:marRight w:val="0"/>
      <w:marTop w:val="0"/>
      <w:marBottom w:val="0"/>
      <w:divBdr>
        <w:top w:val="none" w:sz="0" w:space="0" w:color="auto"/>
        <w:left w:val="none" w:sz="0" w:space="0" w:color="auto"/>
        <w:bottom w:val="none" w:sz="0" w:space="0" w:color="auto"/>
        <w:right w:val="none" w:sz="0" w:space="0" w:color="auto"/>
      </w:divBdr>
    </w:div>
    <w:div w:id="1151478468">
      <w:bodyDiv w:val="1"/>
      <w:marLeft w:val="0"/>
      <w:marRight w:val="0"/>
      <w:marTop w:val="0"/>
      <w:marBottom w:val="0"/>
      <w:divBdr>
        <w:top w:val="none" w:sz="0" w:space="0" w:color="auto"/>
        <w:left w:val="none" w:sz="0" w:space="0" w:color="auto"/>
        <w:bottom w:val="none" w:sz="0" w:space="0" w:color="auto"/>
        <w:right w:val="none" w:sz="0" w:space="0" w:color="auto"/>
      </w:divBdr>
    </w:div>
    <w:div w:id="1191409092">
      <w:bodyDiv w:val="1"/>
      <w:marLeft w:val="0"/>
      <w:marRight w:val="0"/>
      <w:marTop w:val="0"/>
      <w:marBottom w:val="0"/>
      <w:divBdr>
        <w:top w:val="none" w:sz="0" w:space="0" w:color="auto"/>
        <w:left w:val="none" w:sz="0" w:space="0" w:color="auto"/>
        <w:bottom w:val="none" w:sz="0" w:space="0" w:color="auto"/>
        <w:right w:val="none" w:sz="0" w:space="0" w:color="auto"/>
      </w:divBdr>
    </w:div>
    <w:div w:id="1241020188">
      <w:bodyDiv w:val="1"/>
      <w:marLeft w:val="0"/>
      <w:marRight w:val="0"/>
      <w:marTop w:val="0"/>
      <w:marBottom w:val="0"/>
      <w:divBdr>
        <w:top w:val="none" w:sz="0" w:space="0" w:color="auto"/>
        <w:left w:val="none" w:sz="0" w:space="0" w:color="auto"/>
        <w:bottom w:val="none" w:sz="0" w:space="0" w:color="auto"/>
        <w:right w:val="none" w:sz="0" w:space="0" w:color="auto"/>
      </w:divBdr>
    </w:div>
    <w:div w:id="1257254715">
      <w:bodyDiv w:val="1"/>
      <w:marLeft w:val="0"/>
      <w:marRight w:val="0"/>
      <w:marTop w:val="0"/>
      <w:marBottom w:val="0"/>
      <w:divBdr>
        <w:top w:val="none" w:sz="0" w:space="0" w:color="auto"/>
        <w:left w:val="none" w:sz="0" w:space="0" w:color="auto"/>
        <w:bottom w:val="none" w:sz="0" w:space="0" w:color="auto"/>
        <w:right w:val="none" w:sz="0" w:space="0" w:color="auto"/>
      </w:divBdr>
    </w:div>
    <w:div w:id="1270087686">
      <w:bodyDiv w:val="1"/>
      <w:marLeft w:val="0"/>
      <w:marRight w:val="0"/>
      <w:marTop w:val="0"/>
      <w:marBottom w:val="0"/>
      <w:divBdr>
        <w:top w:val="none" w:sz="0" w:space="0" w:color="auto"/>
        <w:left w:val="none" w:sz="0" w:space="0" w:color="auto"/>
        <w:bottom w:val="none" w:sz="0" w:space="0" w:color="auto"/>
        <w:right w:val="none" w:sz="0" w:space="0" w:color="auto"/>
      </w:divBdr>
    </w:div>
    <w:div w:id="1272131682">
      <w:bodyDiv w:val="1"/>
      <w:marLeft w:val="0"/>
      <w:marRight w:val="0"/>
      <w:marTop w:val="0"/>
      <w:marBottom w:val="0"/>
      <w:divBdr>
        <w:top w:val="none" w:sz="0" w:space="0" w:color="auto"/>
        <w:left w:val="none" w:sz="0" w:space="0" w:color="auto"/>
        <w:bottom w:val="none" w:sz="0" w:space="0" w:color="auto"/>
        <w:right w:val="none" w:sz="0" w:space="0" w:color="auto"/>
      </w:divBdr>
    </w:div>
    <w:div w:id="1292203178">
      <w:bodyDiv w:val="1"/>
      <w:marLeft w:val="0"/>
      <w:marRight w:val="0"/>
      <w:marTop w:val="0"/>
      <w:marBottom w:val="0"/>
      <w:divBdr>
        <w:top w:val="none" w:sz="0" w:space="0" w:color="auto"/>
        <w:left w:val="none" w:sz="0" w:space="0" w:color="auto"/>
        <w:bottom w:val="none" w:sz="0" w:space="0" w:color="auto"/>
        <w:right w:val="none" w:sz="0" w:space="0" w:color="auto"/>
      </w:divBdr>
    </w:div>
    <w:div w:id="1297642404">
      <w:bodyDiv w:val="1"/>
      <w:marLeft w:val="0"/>
      <w:marRight w:val="0"/>
      <w:marTop w:val="0"/>
      <w:marBottom w:val="0"/>
      <w:divBdr>
        <w:top w:val="none" w:sz="0" w:space="0" w:color="auto"/>
        <w:left w:val="none" w:sz="0" w:space="0" w:color="auto"/>
        <w:bottom w:val="none" w:sz="0" w:space="0" w:color="auto"/>
        <w:right w:val="none" w:sz="0" w:space="0" w:color="auto"/>
      </w:divBdr>
    </w:div>
    <w:div w:id="1299727432">
      <w:bodyDiv w:val="1"/>
      <w:marLeft w:val="0"/>
      <w:marRight w:val="0"/>
      <w:marTop w:val="0"/>
      <w:marBottom w:val="0"/>
      <w:divBdr>
        <w:top w:val="none" w:sz="0" w:space="0" w:color="auto"/>
        <w:left w:val="none" w:sz="0" w:space="0" w:color="auto"/>
        <w:bottom w:val="none" w:sz="0" w:space="0" w:color="auto"/>
        <w:right w:val="none" w:sz="0" w:space="0" w:color="auto"/>
      </w:divBdr>
    </w:div>
    <w:div w:id="1319571410">
      <w:bodyDiv w:val="1"/>
      <w:marLeft w:val="0"/>
      <w:marRight w:val="0"/>
      <w:marTop w:val="0"/>
      <w:marBottom w:val="0"/>
      <w:divBdr>
        <w:top w:val="none" w:sz="0" w:space="0" w:color="auto"/>
        <w:left w:val="none" w:sz="0" w:space="0" w:color="auto"/>
        <w:bottom w:val="none" w:sz="0" w:space="0" w:color="auto"/>
        <w:right w:val="none" w:sz="0" w:space="0" w:color="auto"/>
      </w:divBdr>
    </w:div>
    <w:div w:id="1386681582">
      <w:bodyDiv w:val="1"/>
      <w:marLeft w:val="0"/>
      <w:marRight w:val="0"/>
      <w:marTop w:val="0"/>
      <w:marBottom w:val="0"/>
      <w:divBdr>
        <w:top w:val="none" w:sz="0" w:space="0" w:color="auto"/>
        <w:left w:val="none" w:sz="0" w:space="0" w:color="auto"/>
        <w:bottom w:val="none" w:sz="0" w:space="0" w:color="auto"/>
        <w:right w:val="none" w:sz="0" w:space="0" w:color="auto"/>
      </w:divBdr>
    </w:div>
    <w:div w:id="1433163627">
      <w:bodyDiv w:val="1"/>
      <w:marLeft w:val="0"/>
      <w:marRight w:val="0"/>
      <w:marTop w:val="0"/>
      <w:marBottom w:val="0"/>
      <w:divBdr>
        <w:top w:val="none" w:sz="0" w:space="0" w:color="auto"/>
        <w:left w:val="none" w:sz="0" w:space="0" w:color="auto"/>
        <w:bottom w:val="none" w:sz="0" w:space="0" w:color="auto"/>
        <w:right w:val="none" w:sz="0" w:space="0" w:color="auto"/>
      </w:divBdr>
    </w:div>
    <w:div w:id="1450662608">
      <w:bodyDiv w:val="1"/>
      <w:marLeft w:val="0"/>
      <w:marRight w:val="0"/>
      <w:marTop w:val="0"/>
      <w:marBottom w:val="0"/>
      <w:divBdr>
        <w:top w:val="none" w:sz="0" w:space="0" w:color="auto"/>
        <w:left w:val="none" w:sz="0" w:space="0" w:color="auto"/>
        <w:bottom w:val="none" w:sz="0" w:space="0" w:color="auto"/>
        <w:right w:val="none" w:sz="0" w:space="0" w:color="auto"/>
      </w:divBdr>
    </w:div>
    <w:div w:id="1502892008">
      <w:bodyDiv w:val="1"/>
      <w:marLeft w:val="0"/>
      <w:marRight w:val="0"/>
      <w:marTop w:val="0"/>
      <w:marBottom w:val="0"/>
      <w:divBdr>
        <w:top w:val="none" w:sz="0" w:space="0" w:color="auto"/>
        <w:left w:val="none" w:sz="0" w:space="0" w:color="auto"/>
        <w:bottom w:val="none" w:sz="0" w:space="0" w:color="auto"/>
        <w:right w:val="none" w:sz="0" w:space="0" w:color="auto"/>
      </w:divBdr>
    </w:div>
    <w:div w:id="1563641004">
      <w:bodyDiv w:val="1"/>
      <w:marLeft w:val="0"/>
      <w:marRight w:val="0"/>
      <w:marTop w:val="0"/>
      <w:marBottom w:val="0"/>
      <w:divBdr>
        <w:top w:val="none" w:sz="0" w:space="0" w:color="auto"/>
        <w:left w:val="none" w:sz="0" w:space="0" w:color="auto"/>
        <w:bottom w:val="none" w:sz="0" w:space="0" w:color="auto"/>
        <w:right w:val="none" w:sz="0" w:space="0" w:color="auto"/>
      </w:divBdr>
    </w:div>
    <w:div w:id="1579248595">
      <w:bodyDiv w:val="1"/>
      <w:marLeft w:val="0"/>
      <w:marRight w:val="0"/>
      <w:marTop w:val="0"/>
      <w:marBottom w:val="0"/>
      <w:divBdr>
        <w:top w:val="none" w:sz="0" w:space="0" w:color="auto"/>
        <w:left w:val="none" w:sz="0" w:space="0" w:color="auto"/>
        <w:bottom w:val="none" w:sz="0" w:space="0" w:color="auto"/>
        <w:right w:val="none" w:sz="0" w:space="0" w:color="auto"/>
      </w:divBdr>
    </w:div>
    <w:div w:id="1609577746">
      <w:bodyDiv w:val="1"/>
      <w:marLeft w:val="0"/>
      <w:marRight w:val="0"/>
      <w:marTop w:val="0"/>
      <w:marBottom w:val="0"/>
      <w:divBdr>
        <w:top w:val="none" w:sz="0" w:space="0" w:color="auto"/>
        <w:left w:val="none" w:sz="0" w:space="0" w:color="auto"/>
        <w:bottom w:val="none" w:sz="0" w:space="0" w:color="auto"/>
        <w:right w:val="none" w:sz="0" w:space="0" w:color="auto"/>
      </w:divBdr>
    </w:div>
    <w:div w:id="1631398719">
      <w:bodyDiv w:val="1"/>
      <w:marLeft w:val="0"/>
      <w:marRight w:val="0"/>
      <w:marTop w:val="0"/>
      <w:marBottom w:val="0"/>
      <w:divBdr>
        <w:top w:val="none" w:sz="0" w:space="0" w:color="auto"/>
        <w:left w:val="none" w:sz="0" w:space="0" w:color="auto"/>
        <w:bottom w:val="none" w:sz="0" w:space="0" w:color="auto"/>
        <w:right w:val="none" w:sz="0" w:space="0" w:color="auto"/>
      </w:divBdr>
    </w:div>
    <w:div w:id="1634285104">
      <w:bodyDiv w:val="1"/>
      <w:marLeft w:val="0"/>
      <w:marRight w:val="0"/>
      <w:marTop w:val="0"/>
      <w:marBottom w:val="0"/>
      <w:divBdr>
        <w:top w:val="none" w:sz="0" w:space="0" w:color="auto"/>
        <w:left w:val="none" w:sz="0" w:space="0" w:color="auto"/>
        <w:bottom w:val="none" w:sz="0" w:space="0" w:color="auto"/>
        <w:right w:val="none" w:sz="0" w:space="0" w:color="auto"/>
      </w:divBdr>
    </w:div>
    <w:div w:id="1656909451">
      <w:bodyDiv w:val="1"/>
      <w:marLeft w:val="0"/>
      <w:marRight w:val="0"/>
      <w:marTop w:val="0"/>
      <w:marBottom w:val="0"/>
      <w:divBdr>
        <w:top w:val="none" w:sz="0" w:space="0" w:color="auto"/>
        <w:left w:val="none" w:sz="0" w:space="0" w:color="auto"/>
        <w:bottom w:val="none" w:sz="0" w:space="0" w:color="auto"/>
        <w:right w:val="none" w:sz="0" w:space="0" w:color="auto"/>
      </w:divBdr>
    </w:div>
    <w:div w:id="1663073180">
      <w:bodyDiv w:val="1"/>
      <w:marLeft w:val="0"/>
      <w:marRight w:val="0"/>
      <w:marTop w:val="0"/>
      <w:marBottom w:val="0"/>
      <w:divBdr>
        <w:top w:val="none" w:sz="0" w:space="0" w:color="auto"/>
        <w:left w:val="none" w:sz="0" w:space="0" w:color="auto"/>
        <w:bottom w:val="none" w:sz="0" w:space="0" w:color="auto"/>
        <w:right w:val="none" w:sz="0" w:space="0" w:color="auto"/>
      </w:divBdr>
    </w:div>
    <w:div w:id="1718160375">
      <w:bodyDiv w:val="1"/>
      <w:marLeft w:val="0"/>
      <w:marRight w:val="0"/>
      <w:marTop w:val="0"/>
      <w:marBottom w:val="0"/>
      <w:divBdr>
        <w:top w:val="none" w:sz="0" w:space="0" w:color="auto"/>
        <w:left w:val="none" w:sz="0" w:space="0" w:color="auto"/>
        <w:bottom w:val="none" w:sz="0" w:space="0" w:color="auto"/>
        <w:right w:val="none" w:sz="0" w:space="0" w:color="auto"/>
      </w:divBdr>
    </w:div>
    <w:div w:id="1718579163">
      <w:bodyDiv w:val="1"/>
      <w:marLeft w:val="0"/>
      <w:marRight w:val="0"/>
      <w:marTop w:val="0"/>
      <w:marBottom w:val="0"/>
      <w:divBdr>
        <w:top w:val="none" w:sz="0" w:space="0" w:color="auto"/>
        <w:left w:val="none" w:sz="0" w:space="0" w:color="auto"/>
        <w:bottom w:val="none" w:sz="0" w:space="0" w:color="auto"/>
        <w:right w:val="none" w:sz="0" w:space="0" w:color="auto"/>
      </w:divBdr>
    </w:div>
    <w:div w:id="1737166805">
      <w:bodyDiv w:val="1"/>
      <w:marLeft w:val="0"/>
      <w:marRight w:val="0"/>
      <w:marTop w:val="0"/>
      <w:marBottom w:val="0"/>
      <w:divBdr>
        <w:top w:val="none" w:sz="0" w:space="0" w:color="auto"/>
        <w:left w:val="none" w:sz="0" w:space="0" w:color="auto"/>
        <w:bottom w:val="none" w:sz="0" w:space="0" w:color="auto"/>
        <w:right w:val="none" w:sz="0" w:space="0" w:color="auto"/>
      </w:divBdr>
      <w:divsChild>
        <w:div w:id="863788882">
          <w:marLeft w:val="0"/>
          <w:marRight w:val="0"/>
          <w:marTop w:val="0"/>
          <w:marBottom w:val="0"/>
          <w:divBdr>
            <w:top w:val="none" w:sz="0" w:space="0" w:color="auto"/>
            <w:left w:val="none" w:sz="0" w:space="0" w:color="auto"/>
            <w:bottom w:val="none" w:sz="0" w:space="0" w:color="auto"/>
            <w:right w:val="none" w:sz="0" w:space="0" w:color="auto"/>
          </w:divBdr>
        </w:div>
        <w:div w:id="1702317373">
          <w:marLeft w:val="0"/>
          <w:marRight w:val="0"/>
          <w:marTop w:val="0"/>
          <w:marBottom w:val="0"/>
          <w:divBdr>
            <w:top w:val="none" w:sz="0" w:space="0" w:color="auto"/>
            <w:left w:val="none" w:sz="0" w:space="0" w:color="auto"/>
            <w:bottom w:val="none" w:sz="0" w:space="0" w:color="auto"/>
            <w:right w:val="none" w:sz="0" w:space="0" w:color="auto"/>
          </w:divBdr>
        </w:div>
        <w:div w:id="727656707">
          <w:marLeft w:val="0"/>
          <w:marRight w:val="0"/>
          <w:marTop w:val="0"/>
          <w:marBottom w:val="0"/>
          <w:divBdr>
            <w:top w:val="none" w:sz="0" w:space="0" w:color="auto"/>
            <w:left w:val="none" w:sz="0" w:space="0" w:color="auto"/>
            <w:bottom w:val="none" w:sz="0" w:space="0" w:color="auto"/>
            <w:right w:val="none" w:sz="0" w:space="0" w:color="auto"/>
          </w:divBdr>
        </w:div>
        <w:div w:id="1973292395">
          <w:marLeft w:val="0"/>
          <w:marRight w:val="0"/>
          <w:marTop w:val="0"/>
          <w:marBottom w:val="0"/>
          <w:divBdr>
            <w:top w:val="none" w:sz="0" w:space="0" w:color="auto"/>
            <w:left w:val="none" w:sz="0" w:space="0" w:color="auto"/>
            <w:bottom w:val="none" w:sz="0" w:space="0" w:color="auto"/>
            <w:right w:val="none" w:sz="0" w:space="0" w:color="auto"/>
          </w:divBdr>
        </w:div>
        <w:div w:id="1172136106">
          <w:marLeft w:val="0"/>
          <w:marRight w:val="0"/>
          <w:marTop w:val="0"/>
          <w:marBottom w:val="0"/>
          <w:divBdr>
            <w:top w:val="none" w:sz="0" w:space="0" w:color="auto"/>
            <w:left w:val="none" w:sz="0" w:space="0" w:color="auto"/>
            <w:bottom w:val="none" w:sz="0" w:space="0" w:color="auto"/>
            <w:right w:val="none" w:sz="0" w:space="0" w:color="auto"/>
          </w:divBdr>
        </w:div>
        <w:div w:id="1900897805">
          <w:marLeft w:val="0"/>
          <w:marRight w:val="0"/>
          <w:marTop w:val="0"/>
          <w:marBottom w:val="0"/>
          <w:divBdr>
            <w:top w:val="none" w:sz="0" w:space="0" w:color="auto"/>
            <w:left w:val="none" w:sz="0" w:space="0" w:color="auto"/>
            <w:bottom w:val="none" w:sz="0" w:space="0" w:color="auto"/>
            <w:right w:val="none" w:sz="0" w:space="0" w:color="auto"/>
          </w:divBdr>
        </w:div>
        <w:div w:id="926618304">
          <w:marLeft w:val="0"/>
          <w:marRight w:val="0"/>
          <w:marTop w:val="0"/>
          <w:marBottom w:val="0"/>
          <w:divBdr>
            <w:top w:val="none" w:sz="0" w:space="0" w:color="auto"/>
            <w:left w:val="none" w:sz="0" w:space="0" w:color="auto"/>
            <w:bottom w:val="none" w:sz="0" w:space="0" w:color="auto"/>
            <w:right w:val="none" w:sz="0" w:space="0" w:color="auto"/>
          </w:divBdr>
        </w:div>
      </w:divsChild>
    </w:div>
    <w:div w:id="1760787517">
      <w:bodyDiv w:val="1"/>
      <w:marLeft w:val="0"/>
      <w:marRight w:val="0"/>
      <w:marTop w:val="0"/>
      <w:marBottom w:val="0"/>
      <w:divBdr>
        <w:top w:val="none" w:sz="0" w:space="0" w:color="auto"/>
        <w:left w:val="none" w:sz="0" w:space="0" w:color="auto"/>
        <w:bottom w:val="none" w:sz="0" w:space="0" w:color="auto"/>
        <w:right w:val="none" w:sz="0" w:space="0" w:color="auto"/>
      </w:divBdr>
    </w:div>
    <w:div w:id="1818764406">
      <w:bodyDiv w:val="1"/>
      <w:marLeft w:val="0"/>
      <w:marRight w:val="0"/>
      <w:marTop w:val="0"/>
      <w:marBottom w:val="0"/>
      <w:divBdr>
        <w:top w:val="none" w:sz="0" w:space="0" w:color="auto"/>
        <w:left w:val="none" w:sz="0" w:space="0" w:color="auto"/>
        <w:bottom w:val="none" w:sz="0" w:space="0" w:color="auto"/>
        <w:right w:val="none" w:sz="0" w:space="0" w:color="auto"/>
      </w:divBdr>
    </w:div>
    <w:div w:id="1899048729">
      <w:bodyDiv w:val="1"/>
      <w:marLeft w:val="0"/>
      <w:marRight w:val="0"/>
      <w:marTop w:val="0"/>
      <w:marBottom w:val="0"/>
      <w:divBdr>
        <w:top w:val="none" w:sz="0" w:space="0" w:color="auto"/>
        <w:left w:val="none" w:sz="0" w:space="0" w:color="auto"/>
        <w:bottom w:val="none" w:sz="0" w:space="0" w:color="auto"/>
        <w:right w:val="none" w:sz="0" w:space="0" w:color="auto"/>
      </w:divBdr>
    </w:div>
    <w:div w:id="1900438200">
      <w:bodyDiv w:val="1"/>
      <w:marLeft w:val="0"/>
      <w:marRight w:val="0"/>
      <w:marTop w:val="0"/>
      <w:marBottom w:val="0"/>
      <w:divBdr>
        <w:top w:val="none" w:sz="0" w:space="0" w:color="auto"/>
        <w:left w:val="none" w:sz="0" w:space="0" w:color="auto"/>
        <w:bottom w:val="none" w:sz="0" w:space="0" w:color="auto"/>
        <w:right w:val="none" w:sz="0" w:space="0" w:color="auto"/>
      </w:divBdr>
    </w:div>
    <w:div w:id="1945652114">
      <w:bodyDiv w:val="1"/>
      <w:marLeft w:val="0"/>
      <w:marRight w:val="0"/>
      <w:marTop w:val="0"/>
      <w:marBottom w:val="0"/>
      <w:divBdr>
        <w:top w:val="none" w:sz="0" w:space="0" w:color="auto"/>
        <w:left w:val="none" w:sz="0" w:space="0" w:color="auto"/>
        <w:bottom w:val="none" w:sz="0" w:space="0" w:color="auto"/>
        <w:right w:val="none" w:sz="0" w:space="0" w:color="auto"/>
      </w:divBdr>
    </w:div>
    <w:div w:id="1994866052">
      <w:bodyDiv w:val="1"/>
      <w:marLeft w:val="0"/>
      <w:marRight w:val="0"/>
      <w:marTop w:val="0"/>
      <w:marBottom w:val="0"/>
      <w:divBdr>
        <w:top w:val="none" w:sz="0" w:space="0" w:color="auto"/>
        <w:left w:val="none" w:sz="0" w:space="0" w:color="auto"/>
        <w:bottom w:val="none" w:sz="0" w:space="0" w:color="auto"/>
        <w:right w:val="none" w:sz="0" w:space="0" w:color="auto"/>
      </w:divBdr>
    </w:div>
    <w:div w:id="2010061818">
      <w:bodyDiv w:val="1"/>
      <w:marLeft w:val="0"/>
      <w:marRight w:val="0"/>
      <w:marTop w:val="0"/>
      <w:marBottom w:val="0"/>
      <w:divBdr>
        <w:top w:val="none" w:sz="0" w:space="0" w:color="auto"/>
        <w:left w:val="none" w:sz="0" w:space="0" w:color="auto"/>
        <w:bottom w:val="none" w:sz="0" w:space="0" w:color="auto"/>
        <w:right w:val="none" w:sz="0" w:space="0" w:color="auto"/>
      </w:divBdr>
    </w:div>
    <w:div w:id="2038968466">
      <w:bodyDiv w:val="1"/>
      <w:marLeft w:val="0"/>
      <w:marRight w:val="0"/>
      <w:marTop w:val="0"/>
      <w:marBottom w:val="0"/>
      <w:divBdr>
        <w:top w:val="none" w:sz="0" w:space="0" w:color="auto"/>
        <w:left w:val="none" w:sz="0" w:space="0" w:color="auto"/>
        <w:bottom w:val="none" w:sz="0" w:space="0" w:color="auto"/>
        <w:right w:val="none" w:sz="0" w:space="0" w:color="auto"/>
      </w:divBdr>
    </w:div>
    <w:div w:id="2048989372">
      <w:bodyDiv w:val="1"/>
      <w:marLeft w:val="0"/>
      <w:marRight w:val="0"/>
      <w:marTop w:val="0"/>
      <w:marBottom w:val="0"/>
      <w:divBdr>
        <w:top w:val="none" w:sz="0" w:space="0" w:color="auto"/>
        <w:left w:val="none" w:sz="0" w:space="0" w:color="auto"/>
        <w:bottom w:val="none" w:sz="0" w:space="0" w:color="auto"/>
        <w:right w:val="none" w:sz="0" w:space="0" w:color="auto"/>
      </w:divBdr>
    </w:div>
    <w:div w:id="2056348302">
      <w:bodyDiv w:val="1"/>
      <w:marLeft w:val="0"/>
      <w:marRight w:val="0"/>
      <w:marTop w:val="0"/>
      <w:marBottom w:val="0"/>
      <w:divBdr>
        <w:top w:val="none" w:sz="0" w:space="0" w:color="auto"/>
        <w:left w:val="none" w:sz="0" w:space="0" w:color="auto"/>
        <w:bottom w:val="none" w:sz="0" w:space="0" w:color="auto"/>
        <w:right w:val="none" w:sz="0" w:space="0" w:color="auto"/>
      </w:divBdr>
    </w:div>
    <w:div w:id="2074741912">
      <w:bodyDiv w:val="1"/>
      <w:marLeft w:val="0"/>
      <w:marRight w:val="0"/>
      <w:marTop w:val="0"/>
      <w:marBottom w:val="0"/>
      <w:divBdr>
        <w:top w:val="none" w:sz="0" w:space="0" w:color="auto"/>
        <w:left w:val="none" w:sz="0" w:space="0" w:color="auto"/>
        <w:bottom w:val="none" w:sz="0" w:space="0" w:color="auto"/>
        <w:right w:val="none" w:sz="0" w:space="0" w:color="auto"/>
      </w:divBdr>
    </w:div>
    <w:div w:id="2091733641">
      <w:bodyDiv w:val="1"/>
      <w:marLeft w:val="0"/>
      <w:marRight w:val="0"/>
      <w:marTop w:val="0"/>
      <w:marBottom w:val="0"/>
      <w:divBdr>
        <w:top w:val="none" w:sz="0" w:space="0" w:color="auto"/>
        <w:left w:val="none" w:sz="0" w:space="0" w:color="auto"/>
        <w:bottom w:val="none" w:sz="0" w:space="0" w:color="auto"/>
        <w:right w:val="none" w:sz="0" w:space="0" w:color="auto"/>
      </w:divBdr>
    </w:div>
    <w:div w:id="2099324961">
      <w:bodyDiv w:val="1"/>
      <w:marLeft w:val="0"/>
      <w:marRight w:val="0"/>
      <w:marTop w:val="0"/>
      <w:marBottom w:val="0"/>
      <w:divBdr>
        <w:top w:val="none" w:sz="0" w:space="0" w:color="auto"/>
        <w:left w:val="none" w:sz="0" w:space="0" w:color="auto"/>
        <w:bottom w:val="none" w:sz="0" w:space="0" w:color="auto"/>
        <w:right w:val="none" w:sz="0" w:space="0" w:color="auto"/>
      </w:divBdr>
    </w:div>
    <w:div w:id="213432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dege.belouard@gmail.com" TargetMode="Externa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jpe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DF853-7796-43C0-9354-605FCF020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4716</TotalTime>
  <Pages>1</Pages>
  <Words>28462</Words>
  <Characters>162236</Characters>
  <Application>Microsoft Office Word</Application>
  <DocSecurity>0</DocSecurity>
  <Lines>1351</Lines>
  <Paragraphs>380</Paragraphs>
  <ScaleCrop>false</ScaleCrop>
  <HeadingPairs>
    <vt:vector size="2" baseType="variant">
      <vt:variant>
        <vt:lpstr>Titre</vt:lpstr>
      </vt:variant>
      <vt:variant>
        <vt:i4>1</vt:i4>
      </vt:variant>
    </vt:vector>
  </HeadingPairs>
  <TitlesOfParts>
    <vt:vector size="1" baseType="lpstr">
      <vt:lpstr/>
    </vt:vector>
  </TitlesOfParts>
  <Company>Université de Rennes 1</Company>
  <LinksUpToDate>false</LinksUpToDate>
  <CharactersWithSpaces>190318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nbelouar</dc:creator>
  <cp:keywords/>
  <dc:description/>
  <cp:lastModifiedBy>Nadège</cp:lastModifiedBy>
  <cp:revision>728</cp:revision>
  <cp:lastPrinted>2018-10-16T05:05:00Z</cp:lastPrinted>
  <dcterms:created xsi:type="dcterms:W3CDTF">2019-08-20T10:32:00Z</dcterms:created>
  <dcterms:modified xsi:type="dcterms:W3CDTF">2020-11-10T13:49:00Z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zotero-version="5.0.74"&gt;&lt;session id="K6SP7l8N"/&gt;&lt;style id="http://www.zotero.org/styles/aquatic-conservation"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